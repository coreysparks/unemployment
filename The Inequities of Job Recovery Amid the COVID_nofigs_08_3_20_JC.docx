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3965D"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The Inequities of Job Loss and Recovery Amid the COVID-19 Pandemic</w:t>
      </w:r>
    </w:p>
    <w:p w14:paraId="4C5C6333" w14:textId="77777777" w:rsidR="00C20EAB" w:rsidRDefault="00C20EAB">
      <w:pPr>
        <w:spacing w:after="0"/>
        <w:jc w:val="center"/>
        <w:rPr>
          <w:rFonts w:ascii="Times New Roman" w:hAnsi="Times New Roman" w:cs="Times New Roman"/>
          <w:b/>
          <w:bCs/>
          <w:sz w:val="24"/>
          <w:szCs w:val="24"/>
        </w:rPr>
      </w:pPr>
    </w:p>
    <w:p w14:paraId="0F566748" w14:textId="77777777" w:rsidR="00C20EAB" w:rsidRDefault="00F26307">
      <w:pPr>
        <w:spacing w:after="0"/>
        <w:jc w:val="center"/>
      </w:pPr>
      <w:r>
        <w:rPr>
          <w:rFonts w:ascii="Times New Roman" w:hAnsi="Times New Roman" w:cs="Times New Roman"/>
          <w:sz w:val="24"/>
          <w:szCs w:val="24"/>
        </w:rPr>
        <w:t>Rogelio S</w:t>
      </w:r>
      <w:r>
        <w:rPr>
          <w:rFonts w:ascii="Times New Roman" w:hAnsi="Times New Roman" w:cs="Times New Roman"/>
          <w:sz w:val="24"/>
          <w:szCs w:val="24"/>
          <w:lang w:val="es-MX"/>
        </w:rPr>
        <w:t>áenz</w:t>
      </w:r>
    </w:p>
    <w:p w14:paraId="00C50123" w14:textId="77777777" w:rsidR="00C20EAB" w:rsidRDefault="00F26307">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Corey Sparks</w:t>
      </w:r>
    </w:p>
    <w:p w14:paraId="20C9563C" w14:textId="77777777" w:rsidR="00C20EAB" w:rsidRDefault="00F26307">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Department of Demography, The University of Texas at San Antonio</w:t>
      </w:r>
    </w:p>
    <w:p w14:paraId="66FE1051" w14:textId="77777777" w:rsidR="00C20EAB" w:rsidRDefault="00C20EAB">
      <w:pPr>
        <w:spacing w:after="0"/>
        <w:rPr>
          <w:rFonts w:ascii="Times New Roman" w:hAnsi="Times New Roman" w:cs="Times New Roman"/>
          <w:sz w:val="24"/>
          <w:szCs w:val="24"/>
        </w:rPr>
      </w:pPr>
    </w:p>
    <w:p w14:paraId="3BC4D492" w14:textId="77777777" w:rsidR="00C20EAB" w:rsidRDefault="00F26307">
      <w:pPr>
        <w:spacing w:after="0"/>
      </w:pPr>
      <w:r>
        <w:rPr>
          <w:rFonts w:ascii="Times New Roman" w:hAnsi="Times New Roman" w:cs="Times New Roman"/>
          <w:sz w:val="24"/>
          <w:szCs w:val="24"/>
        </w:rPr>
        <w:t xml:space="preserve">The COVID-19 pandemic has </w:t>
      </w:r>
      <w:del w:id="0" w:author="Jess Carson" w:date="2020-08-03T14:50:00Z">
        <w:r w:rsidDel="002D371F">
          <w:rPr>
            <w:rFonts w:ascii="Times New Roman" w:hAnsi="Times New Roman" w:cs="Times New Roman"/>
            <w:sz w:val="24"/>
            <w:szCs w:val="24"/>
          </w:rPr>
          <w:delText xml:space="preserve">widely </w:delText>
        </w:r>
      </w:del>
      <w:r>
        <w:rPr>
          <w:rFonts w:ascii="Times New Roman" w:hAnsi="Times New Roman" w:cs="Times New Roman"/>
          <w:sz w:val="24"/>
          <w:szCs w:val="24"/>
        </w:rPr>
        <w:t xml:space="preserve">spawned </w:t>
      </w:r>
      <w:del w:id="1" w:author="Jess Carson" w:date="2020-08-03T14:50:00Z">
        <w:r w:rsidDel="002D371F">
          <w:rPr>
            <w:rFonts w:ascii="Times New Roman" w:hAnsi="Times New Roman" w:cs="Times New Roman"/>
            <w:sz w:val="24"/>
            <w:szCs w:val="24"/>
          </w:rPr>
          <w:delText xml:space="preserve">much </w:delText>
        </w:r>
      </w:del>
      <w:r>
        <w:rPr>
          <w:rFonts w:ascii="Times New Roman" w:hAnsi="Times New Roman" w:cs="Times New Roman"/>
          <w:sz w:val="24"/>
          <w:szCs w:val="24"/>
        </w:rPr>
        <w:t xml:space="preserve">devastation across the United States. All </w:t>
      </w:r>
      <w:r>
        <w:rPr>
          <w:rFonts w:ascii="Times New Roman" w:hAnsi="Times New Roman" w:cs="Times New Roman"/>
          <w:sz w:val="24"/>
          <w:szCs w:val="24"/>
        </w:rPr>
        <w:t xml:space="preserve">segments of the population have been </w:t>
      </w:r>
      <w:r>
        <w:rPr>
          <w:rFonts w:ascii="Times New Roman" w:hAnsi="Times New Roman" w:cs="Times New Roman"/>
          <w:sz w:val="24"/>
          <w:szCs w:val="24"/>
        </w:rPr>
        <w:t>impacted</w:t>
      </w:r>
      <w:ins w:id="2" w:author="Jess Carson" w:date="2020-08-03T14:50:00Z">
        <w:r w:rsidR="002D371F">
          <w:rPr>
            <w:rFonts w:ascii="Times New Roman" w:hAnsi="Times New Roman" w:cs="Times New Roman"/>
            <w:sz w:val="24"/>
            <w:szCs w:val="24"/>
          </w:rPr>
          <w:t>, but</w:t>
        </w:r>
      </w:ins>
      <w:del w:id="3" w:author="Jess Carson" w:date="2020-08-03T14:50:00Z">
        <w:r w:rsidDel="002D371F">
          <w:rPr>
            <w:rFonts w:ascii="Times New Roman" w:hAnsi="Times New Roman" w:cs="Times New Roman"/>
            <w:sz w:val="24"/>
            <w:szCs w:val="24"/>
          </w:rPr>
          <w:delText xml:space="preserve"> in many respects</w:delText>
        </w:r>
        <w:r w:rsidDel="002D371F">
          <w:rPr>
            <w:rFonts w:ascii="Times New Roman" w:hAnsi="Times New Roman" w:cs="Times New Roman"/>
            <w:sz w:val="24"/>
            <w:szCs w:val="24"/>
          </w:rPr>
          <w:delText>.</w:delText>
        </w:r>
        <w:r w:rsidDel="002D371F">
          <w:rPr>
            <w:rFonts w:ascii="Times New Roman" w:hAnsi="Times New Roman" w:cs="Times New Roman"/>
            <w:sz w:val="24"/>
            <w:szCs w:val="24"/>
          </w:rPr>
          <w:delText xml:space="preserve"> Nonetheless</w:delText>
        </w:r>
      </w:del>
      <w:r>
        <w:rPr>
          <w:rFonts w:ascii="Times New Roman" w:hAnsi="Times New Roman" w:cs="Times New Roman"/>
          <w:sz w:val="24"/>
          <w:szCs w:val="24"/>
        </w:rPr>
        <w:t>, people of color have borne the brunt of infections from the Coronavirus and deaths from COVID-19. Nationally Latinos and Blacks are contracting the virus at rates three times high</w:t>
      </w:r>
      <w:r>
        <w:rPr>
          <w:rFonts w:ascii="Times New Roman" w:hAnsi="Times New Roman" w:cs="Times New Roman"/>
          <w:sz w:val="24"/>
          <w:szCs w:val="24"/>
        </w:rPr>
        <w:t>er than Whites.</w:t>
      </w:r>
      <w:r>
        <w:rPr>
          <w:rFonts w:ascii="Times New Roman" w:hAnsi="Times New Roman" w:cs="Times New Roman"/>
          <w:position w:val="6"/>
          <w:sz w:val="24"/>
          <w:szCs w:val="24"/>
        </w:rPr>
        <w:t>1</w:t>
      </w:r>
      <w:r>
        <w:rPr>
          <w:rFonts w:ascii="Times New Roman" w:hAnsi="Times New Roman" w:cs="Times New Roman"/>
          <w:sz w:val="24"/>
          <w:szCs w:val="24"/>
        </w:rPr>
        <w:t xml:space="preserve"> Blacks are also dying at a rate 3.6 </w:t>
      </w:r>
      <w:ins w:id="4" w:author="Jess Carson" w:date="2020-08-03T14:50:00Z">
        <w:r w:rsidR="002D371F">
          <w:rPr>
            <w:rFonts w:ascii="Times New Roman" w:hAnsi="Times New Roman" w:cs="Times New Roman"/>
            <w:sz w:val="24"/>
            <w:szCs w:val="24"/>
          </w:rPr>
          <w:t xml:space="preserve">times, </w:t>
        </w:r>
      </w:ins>
      <w:r>
        <w:rPr>
          <w:rFonts w:ascii="Times New Roman" w:hAnsi="Times New Roman" w:cs="Times New Roman"/>
          <w:sz w:val="24"/>
          <w:szCs w:val="24"/>
        </w:rPr>
        <w:t>and Latinos 2.5 times</w:t>
      </w:r>
      <w:ins w:id="5" w:author="Jess Carson" w:date="2020-08-03T14:50:00Z">
        <w:r w:rsidR="002D371F">
          <w:rPr>
            <w:rFonts w:ascii="Times New Roman" w:hAnsi="Times New Roman" w:cs="Times New Roman"/>
            <w:sz w:val="24"/>
            <w:szCs w:val="24"/>
          </w:rPr>
          <w:t>,</w:t>
        </w:r>
      </w:ins>
      <w:r>
        <w:rPr>
          <w:rFonts w:ascii="Times New Roman" w:hAnsi="Times New Roman" w:cs="Times New Roman"/>
          <w:sz w:val="24"/>
          <w:szCs w:val="24"/>
        </w:rPr>
        <w:t xml:space="preserve"> higher than Whites.</w:t>
      </w:r>
      <w:r>
        <w:rPr>
          <w:rFonts w:ascii="Times New Roman" w:hAnsi="Times New Roman" w:cs="Times New Roman"/>
          <w:position w:val="6"/>
          <w:sz w:val="24"/>
          <w:szCs w:val="24"/>
        </w:rPr>
        <w:t>2</w:t>
      </w:r>
      <w:r>
        <w:rPr>
          <w:rFonts w:ascii="Times New Roman" w:hAnsi="Times New Roman" w:cs="Times New Roman"/>
          <w:sz w:val="24"/>
          <w:szCs w:val="24"/>
        </w:rPr>
        <w:t xml:space="preserve"> Furthermore, Blacks and Latinos have sustained major setbacks to their economic sustainability.</w:t>
      </w:r>
    </w:p>
    <w:p w14:paraId="091BBECF" w14:textId="77777777" w:rsidR="00C20EAB" w:rsidRDefault="00C20EAB">
      <w:pPr>
        <w:spacing w:after="0"/>
        <w:rPr>
          <w:rFonts w:ascii="Times New Roman" w:hAnsi="Times New Roman" w:cs="Times New Roman"/>
          <w:sz w:val="24"/>
          <w:szCs w:val="24"/>
        </w:rPr>
      </w:pPr>
    </w:p>
    <w:p w14:paraId="0873AF8B" w14:textId="77777777" w:rsidR="00C20EAB" w:rsidRDefault="00F26307">
      <w:pPr>
        <w:spacing w:after="0"/>
      </w:pPr>
      <w:r>
        <w:rPr>
          <w:rFonts w:ascii="Times New Roman" w:hAnsi="Times New Roman" w:cs="Times New Roman"/>
          <w:sz w:val="24"/>
          <w:szCs w:val="24"/>
        </w:rPr>
        <w:t>The pandemic led to the loss of approximately 25 million jobs b</w:t>
      </w:r>
      <w:r>
        <w:rPr>
          <w:rFonts w:ascii="Times New Roman" w:hAnsi="Times New Roman" w:cs="Times New Roman"/>
          <w:sz w:val="24"/>
          <w:szCs w:val="24"/>
        </w:rPr>
        <w:t xml:space="preserve">etween February and April and a recovery of about 9 million of these jobs between </w:t>
      </w:r>
      <w:del w:id="6" w:author="Jess Carson" w:date="2020-08-03T14:50:00Z">
        <w:r w:rsidDel="002D371F">
          <w:rPr>
            <w:rFonts w:ascii="Times New Roman" w:hAnsi="Times New Roman" w:cs="Times New Roman"/>
            <w:sz w:val="24"/>
            <w:szCs w:val="24"/>
          </w:rPr>
          <w:delText xml:space="preserve">then </w:delText>
        </w:r>
      </w:del>
      <w:ins w:id="7" w:author="Jess Carson" w:date="2020-08-03T14:50:00Z">
        <w:r w:rsidR="002D371F">
          <w:rPr>
            <w:rFonts w:ascii="Times New Roman" w:hAnsi="Times New Roman" w:cs="Times New Roman"/>
            <w:sz w:val="24"/>
            <w:szCs w:val="24"/>
          </w:rPr>
          <w:t>April (?)</w:t>
        </w:r>
        <w:r w:rsidR="002D371F">
          <w:rPr>
            <w:rFonts w:ascii="Times New Roman" w:hAnsi="Times New Roman" w:cs="Times New Roman"/>
            <w:sz w:val="24"/>
            <w:szCs w:val="24"/>
          </w:rPr>
          <w:t xml:space="preserve"> </w:t>
        </w:r>
      </w:ins>
      <w:r>
        <w:rPr>
          <w:rFonts w:ascii="Times New Roman" w:hAnsi="Times New Roman" w:cs="Times New Roman"/>
          <w:sz w:val="24"/>
          <w:szCs w:val="24"/>
        </w:rPr>
        <w:t>and June.</w:t>
      </w:r>
      <w:r>
        <w:rPr>
          <w:rFonts w:ascii="Times New Roman" w:hAnsi="Times New Roman" w:cs="Times New Roman"/>
          <w:position w:val="6"/>
          <w:sz w:val="24"/>
          <w:szCs w:val="24"/>
        </w:rPr>
        <w:t>3</w:t>
      </w:r>
      <w:r>
        <w:rPr>
          <w:rFonts w:ascii="Times New Roman" w:hAnsi="Times New Roman" w:cs="Times New Roman"/>
          <w:sz w:val="24"/>
          <w:szCs w:val="24"/>
        </w:rPr>
        <w:t xml:space="preserve"> </w:t>
      </w:r>
      <w:commentRangeStart w:id="8"/>
      <w:ins w:id="9" w:author="Jess Carson" w:date="2020-08-03T14:53:00Z">
        <w:r w:rsidR="002D371F">
          <w:rPr>
            <w:rFonts w:ascii="Times New Roman" w:hAnsi="Times New Roman" w:cs="Times New Roman"/>
            <w:sz w:val="24"/>
            <w:szCs w:val="24"/>
          </w:rPr>
          <w:t>This represents a historically unprecedented level of unemployment and while as of June, some areas have exhibited a slow recovery, the near term prospects for those who have lost jobs is uncertain at best.</w:t>
        </w:r>
        <w:commentRangeEnd w:id="8"/>
        <w:r w:rsidR="002D371F">
          <w:rPr>
            <w:rStyle w:val="CommentReference"/>
          </w:rPr>
          <w:commentReference w:id="8"/>
        </w:r>
      </w:ins>
      <w:ins w:id="10" w:author="Jess Carson" w:date="2020-08-03T14:54:00Z">
        <w:r w:rsidR="002D371F">
          <w:rPr>
            <w:rFonts w:ascii="Times New Roman" w:hAnsi="Times New Roman" w:cs="Times New Roman"/>
            <w:sz w:val="24"/>
            <w:szCs w:val="24"/>
          </w:rPr>
          <w:t xml:space="preserve"> </w:t>
        </w:r>
      </w:ins>
      <w:r>
        <w:rPr>
          <w:rFonts w:ascii="Times New Roman" w:hAnsi="Times New Roman" w:cs="Times New Roman"/>
          <w:sz w:val="24"/>
          <w:szCs w:val="24"/>
        </w:rPr>
        <w:t>While the pandemic has impacted everyone’s work life, it has done so unequally. Indeed, the rising job loss has been particularly devastating for Blacks and L</w:t>
      </w:r>
      <w:r>
        <w:rPr>
          <w:rFonts w:ascii="Times New Roman" w:hAnsi="Times New Roman" w:cs="Times New Roman"/>
          <w:sz w:val="24"/>
          <w:szCs w:val="24"/>
        </w:rPr>
        <w:t>atinos who have experienced exceptionally high levels of unemployment and slow rates of job recovery.</w:t>
      </w:r>
      <w:r>
        <w:rPr>
          <w:rFonts w:ascii="Times New Roman" w:hAnsi="Times New Roman" w:cs="Times New Roman"/>
          <w:position w:val="6"/>
          <w:sz w:val="24"/>
          <w:szCs w:val="24"/>
        </w:rPr>
        <w:t>4</w:t>
      </w:r>
      <w:r>
        <w:rPr>
          <w:rFonts w:ascii="Times New Roman" w:hAnsi="Times New Roman" w:cs="Times New Roman"/>
          <w:sz w:val="24"/>
          <w:szCs w:val="24"/>
        </w:rPr>
        <w:t xml:space="preserve"> </w:t>
      </w:r>
      <w:del w:id="11" w:author="Jess Carson" w:date="2020-08-03T14:53:00Z">
        <w:r w:rsidDel="002D371F">
          <w:rPr>
            <w:rFonts w:ascii="Times New Roman" w:hAnsi="Times New Roman" w:cs="Times New Roman"/>
            <w:sz w:val="24"/>
            <w:szCs w:val="24"/>
          </w:rPr>
          <w:delText>This represents a historically unprecedented level of unemployment and while as of June, some areas have exhibited a slow recovery, the near term prospec</w:delText>
        </w:r>
        <w:r w:rsidDel="002D371F">
          <w:rPr>
            <w:rFonts w:ascii="Times New Roman" w:hAnsi="Times New Roman" w:cs="Times New Roman"/>
            <w:sz w:val="24"/>
            <w:szCs w:val="24"/>
          </w:rPr>
          <w:delText>ts for those who have lost jobs is uncertain at best.</w:delText>
        </w:r>
      </w:del>
    </w:p>
    <w:p w14:paraId="59221EA4" w14:textId="77777777" w:rsidR="00C20EAB" w:rsidRDefault="00C20EAB">
      <w:pPr>
        <w:spacing w:after="0"/>
        <w:rPr>
          <w:rFonts w:ascii="Times New Roman" w:hAnsi="Times New Roman" w:cs="Times New Roman"/>
          <w:sz w:val="24"/>
          <w:szCs w:val="24"/>
        </w:rPr>
      </w:pPr>
    </w:p>
    <w:p w14:paraId="0CFE6DCC" w14:textId="77777777" w:rsidR="00C20EAB" w:rsidRDefault="00F26307">
      <w:pPr>
        <w:spacing w:after="0"/>
      </w:pPr>
      <w:r>
        <w:rPr>
          <w:rFonts w:ascii="Times New Roman" w:hAnsi="Times New Roman" w:cs="Times New Roman"/>
          <w:sz w:val="24"/>
          <w:szCs w:val="24"/>
        </w:rPr>
        <w:t>While the overall national portrait of the impact of the virus on the economy and job situation is becoming increasingly clear, much less is known for different subgroups within the country. Job loss a</w:t>
      </w:r>
      <w:r>
        <w:rPr>
          <w:rFonts w:ascii="Times New Roman" w:hAnsi="Times New Roman" w:cs="Times New Roman"/>
          <w:sz w:val="24"/>
          <w:szCs w:val="24"/>
        </w:rPr>
        <w:t>nd recovery have been much more challenging for certain racial/ethnic, gender, and nativity groups. Policy makers and community leaders need information to monitor and act on the variations that exist in order to ensure that certain segments of the populat</w:t>
      </w:r>
      <w:r>
        <w:rPr>
          <w:rFonts w:ascii="Times New Roman" w:hAnsi="Times New Roman" w:cs="Times New Roman"/>
          <w:sz w:val="24"/>
          <w:szCs w:val="24"/>
        </w:rPr>
        <w:t>ion are not left behind in economic recovery from the pandemic. Certainly, tens of millions of workers who have lost their jobs s</w:t>
      </w:r>
      <w:commentRangeStart w:id="12"/>
      <w:r>
        <w:rPr>
          <w:rFonts w:ascii="Times New Roman" w:hAnsi="Times New Roman" w:cs="Times New Roman"/>
          <w:sz w:val="24"/>
          <w:szCs w:val="24"/>
        </w:rPr>
        <w:t>tand to lose the additional $600 unemployment payment from the CARES Act at the end of July</w:t>
      </w:r>
      <w:commentRangeEnd w:id="12"/>
      <w:r w:rsidR="009A7411">
        <w:rPr>
          <w:rStyle w:val="CommentReference"/>
        </w:rPr>
        <w:commentReference w:id="12"/>
      </w:r>
      <w:r>
        <w:rPr>
          <w:rFonts w:ascii="Times New Roman" w:hAnsi="Times New Roman" w:cs="Times New Roman"/>
          <w:sz w:val="24"/>
          <w:szCs w:val="24"/>
        </w:rPr>
        <w:t xml:space="preserve">. Moreover, undocumented immigrants </w:t>
      </w:r>
      <w:r>
        <w:rPr>
          <w:rFonts w:ascii="Times New Roman" w:hAnsi="Times New Roman" w:cs="Times New Roman"/>
          <w:sz w:val="24"/>
          <w:szCs w:val="24"/>
        </w:rPr>
        <w:t>- including their citizen spouses - were ineligible to receive the $1,200 stimulus check that many Americans received.</w:t>
      </w:r>
      <w:r>
        <w:rPr>
          <w:rFonts w:ascii="Times New Roman" w:hAnsi="Times New Roman" w:cs="Times New Roman"/>
          <w:position w:val="6"/>
          <w:sz w:val="24"/>
          <w:szCs w:val="24"/>
        </w:rPr>
        <w:t>5</w:t>
      </w:r>
      <w:r>
        <w:rPr>
          <w:rFonts w:ascii="Times New Roman" w:hAnsi="Times New Roman" w:cs="Times New Roman"/>
          <w:sz w:val="24"/>
          <w:szCs w:val="24"/>
        </w:rPr>
        <w:t xml:space="preserve"> Disturbingly, as hotspots of infections and deaths have cropped up recently, beginning in mid-July there was an uptick of 1.4 million pe</w:t>
      </w:r>
      <w:r>
        <w:rPr>
          <w:rFonts w:ascii="Times New Roman" w:hAnsi="Times New Roman" w:cs="Times New Roman"/>
          <w:sz w:val="24"/>
          <w:szCs w:val="24"/>
        </w:rPr>
        <w:t>rsons filing for unemployment for the first time, reversing a 15-week decline.</w:t>
      </w:r>
      <w:r>
        <w:rPr>
          <w:rFonts w:ascii="Times New Roman" w:hAnsi="Times New Roman" w:cs="Times New Roman"/>
          <w:position w:val="6"/>
          <w:sz w:val="24"/>
          <w:szCs w:val="24"/>
        </w:rPr>
        <w:t>6</w:t>
      </w:r>
    </w:p>
    <w:p w14:paraId="17C6D406" w14:textId="77777777" w:rsidR="00C20EAB" w:rsidRDefault="00C20EAB">
      <w:pPr>
        <w:spacing w:after="0"/>
        <w:rPr>
          <w:rFonts w:ascii="Times New Roman" w:hAnsi="Times New Roman" w:cs="Times New Roman"/>
          <w:sz w:val="24"/>
          <w:szCs w:val="24"/>
        </w:rPr>
      </w:pPr>
    </w:p>
    <w:p w14:paraId="41C0A466" w14:textId="77777777" w:rsidR="00C20EAB" w:rsidRDefault="00F26307">
      <w:pPr>
        <w:spacing w:after="0"/>
      </w:pPr>
      <w:r>
        <w:rPr>
          <w:rFonts w:ascii="Times New Roman" w:hAnsi="Times New Roman" w:cs="Times New Roman"/>
          <w:sz w:val="24"/>
          <w:szCs w:val="24"/>
        </w:rPr>
        <w:t>This research is one of the first efforts to provide a broad and comprehensive overview of the inequities in job loss and recovery over the last several months of the pandemic</w:t>
      </w:r>
      <w:r>
        <w:rPr>
          <w:rFonts w:ascii="Times New Roman" w:hAnsi="Times New Roman" w:cs="Times New Roman"/>
          <w:sz w:val="24"/>
          <w:szCs w:val="24"/>
        </w:rPr>
        <w:t>. Our analysis highlights the wide variations in job loss and recovery that have taken place to date across the nation’s demographic groups that have historically suffered disparities in the workforce including persons of color, women, and immigrants. Unfo</w:t>
      </w:r>
      <w:r>
        <w:rPr>
          <w:rFonts w:ascii="Times New Roman" w:hAnsi="Times New Roman" w:cs="Times New Roman"/>
          <w:sz w:val="24"/>
          <w:szCs w:val="24"/>
        </w:rPr>
        <w:t xml:space="preserve">rtunately, the calamity of the pandemic </w:t>
      </w:r>
      <w:r>
        <w:rPr>
          <w:rFonts w:ascii="Times New Roman" w:hAnsi="Times New Roman" w:cs="Times New Roman"/>
          <w:sz w:val="24"/>
          <w:szCs w:val="24"/>
        </w:rPr>
        <w:lastRenderedPageBreak/>
        <w:t>comes on the heels of major improvements in their job prospects that these groups have made over the last decade, as the workforce emerged from the Great Recession.</w:t>
      </w:r>
    </w:p>
    <w:p w14:paraId="166FBC11" w14:textId="77777777" w:rsidR="00C20EAB" w:rsidRDefault="00C20EAB">
      <w:pPr>
        <w:spacing w:after="0"/>
        <w:rPr>
          <w:rFonts w:ascii="Times New Roman" w:hAnsi="Times New Roman" w:cs="Times New Roman"/>
          <w:sz w:val="24"/>
          <w:szCs w:val="24"/>
        </w:rPr>
      </w:pPr>
    </w:p>
    <w:p w14:paraId="578E97F0"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Unemployment</w:t>
      </w:r>
    </w:p>
    <w:p w14:paraId="1467C222" w14:textId="77777777" w:rsidR="00C20EAB" w:rsidRDefault="00C20EAB">
      <w:pPr>
        <w:spacing w:after="0"/>
        <w:rPr>
          <w:rFonts w:ascii="Times New Roman" w:hAnsi="Times New Roman" w:cs="Times New Roman"/>
          <w:sz w:val="24"/>
          <w:szCs w:val="24"/>
        </w:rPr>
      </w:pPr>
    </w:p>
    <w:p w14:paraId="6B8F5410"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The Nation’s Unemployment Portrait</w:t>
      </w:r>
    </w:p>
    <w:p w14:paraId="7498CF1D" w14:textId="77777777" w:rsidR="00C20EAB" w:rsidRDefault="00C20EAB">
      <w:pPr>
        <w:spacing w:after="0"/>
        <w:rPr>
          <w:rFonts w:ascii="Times New Roman" w:hAnsi="Times New Roman" w:cs="Times New Roman"/>
          <w:sz w:val="24"/>
          <w:szCs w:val="24"/>
        </w:rPr>
      </w:pPr>
    </w:p>
    <w:p w14:paraId="254E7B8E" w14:textId="77777777" w:rsidR="00C20EAB" w:rsidRDefault="00F26307">
      <w:pPr>
        <w:spacing w:after="0"/>
      </w:pPr>
      <w:r>
        <w:rPr>
          <w:rFonts w:ascii="Times New Roman" w:hAnsi="Times New Roman" w:cs="Times New Roman"/>
          <w:sz w:val="24"/>
          <w:szCs w:val="24"/>
        </w:rPr>
        <w:t>The U.S. unemployment rate nearly tripled between February and April from 3.9 percent to 14.6 percent. During this period, employment plummeted by approximately 24.7 million jobs, with about one of every six jobs in February lost by April. Since April, the</w:t>
      </w:r>
      <w:r>
        <w:rPr>
          <w:rFonts w:ascii="Times New Roman" w:hAnsi="Times New Roman" w:cs="Times New Roman"/>
          <w:sz w:val="24"/>
          <w:szCs w:val="24"/>
        </w:rPr>
        <w:t xml:space="preserve"> country’s unemployment level has inched downward, falling to 13.0 percent in May and to 11.2 percent in June. Between April and June, there was a growth of 9.1 million jobs, an increase of 7.5 percent.</w:t>
      </w:r>
    </w:p>
    <w:p w14:paraId="4EE6BF57" w14:textId="77777777" w:rsidR="00C20EAB" w:rsidRDefault="00C20EAB">
      <w:pPr>
        <w:spacing w:after="0"/>
        <w:rPr>
          <w:rFonts w:ascii="Times New Roman" w:hAnsi="Times New Roman" w:cs="Times New Roman"/>
          <w:sz w:val="24"/>
          <w:szCs w:val="24"/>
        </w:rPr>
      </w:pPr>
      <w:bookmarkStart w:id="13" w:name="_Hlk46400485"/>
      <w:bookmarkEnd w:id="13"/>
    </w:p>
    <w:p w14:paraId="054754C2"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The Racial and Ethnic Divide in Unemployment</w:t>
      </w:r>
    </w:p>
    <w:p w14:paraId="1C8B5C63" w14:textId="77777777" w:rsidR="00C20EAB" w:rsidRDefault="00C20EAB">
      <w:pPr>
        <w:spacing w:after="0"/>
        <w:rPr>
          <w:rFonts w:ascii="Times New Roman" w:hAnsi="Times New Roman" w:cs="Times New Roman"/>
          <w:sz w:val="24"/>
          <w:szCs w:val="24"/>
        </w:rPr>
      </w:pPr>
    </w:p>
    <w:p w14:paraId="29640780" w14:textId="77777777" w:rsidR="00C20EAB" w:rsidRDefault="00F26307">
      <w:pPr>
        <w:spacing w:after="0"/>
      </w:pPr>
      <w:r>
        <w:rPr>
          <w:rFonts w:ascii="Times New Roman" w:hAnsi="Times New Roman" w:cs="Times New Roman"/>
          <w:sz w:val="24"/>
          <w:szCs w:val="24"/>
        </w:rPr>
        <w:t xml:space="preserve">While </w:t>
      </w:r>
      <w:r>
        <w:rPr>
          <w:rFonts w:ascii="Times New Roman" w:hAnsi="Times New Roman" w:cs="Times New Roman"/>
          <w:sz w:val="24"/>
          <w:szCs w:val="24"/>
        </w:rPr>
        <w:t>job loss has been universal, it has been particularly devastating to people of color. Figure 1 illustrates the monthly rates of unemployment among the largest race/ethnic groups between February and June 2020. The level of unemployment started to rise in M</w:t>
      </w:r>
      <w:r>
        <w:rPr>
          <w:rFonts w:ascii="Times New Roman" w:hAnsi="Times New Roman" w:cs="Times New Roman"/>
          <w:sz w:val="24"/>
          <w:szCs w:val="24"/>
        </w:rPr>
        <w:t xml:space="preserve">arch and peaked in April, across the board. In April, Latinos had the highest unemployment rate at nearly 19 percent followed by Blacks at 16.4 percent. Whites had the lowest unemployment level at approximately 13 percent. The White jobless rate continued </w:t>
      </w:r>
      <w:r>
        <w:rPr>
          <w:rFonts w:ascii="Times New Roman" w:hAnsi="Times New Roman" w:cs="Times New Roman"/>
          <w:sz w:val="24"/>
          <w:szCs w:val="24"/>
        </w:rPr>
        <w:t>a downward slide subsequently to a low of 9.2 percent in June with Blacks (14.9%) and Latinos (14.6%) having the highest rates that month.</w:t>
      </w:r>
    </w:p>
    <w:p w14:paraId="7D80828D" w14:textId="77777777" w:rsidR="00C20EAB" w:rsidRDefault="00F2630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684BF" wp14:editId="665F4237">
            <wp:extent cx="4175760" cy="3340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4175760" cy="3340100"/>
                    </a:xfrm>
                    <a:prstGeom prst="rect">
                      <a:avLst/>
                    </a:prstGeom>
                  </pic:spPr>
                </pic:pic>
              </a:graphicData>
            </a:graphic>
          </wp:inline>
        </w:drawing>
      </w:r>
    </w:p>
    <w:p w14:paraId="461D5F3F" w14:textId="77777777" w:rsidR="00C20EAB" w:rsidRDefault="00C20EAB">
      <w:pPr>
        <w:spacing w:after="0"/>
        <w:jc w:val="center"/>
        <w:rPr>
          <w:rFonts w:ascii="Times New Roman" w:hAnsi="Times New Roman"/>
        </w:rPr>
      </w:pPr>
    </w:p>
    <w:p w14:paraId="6FDBCFD2"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1. Unemployment rates by race/</w:t>
      </w:r>
      <w:commentRangeStart w:id="14"/>
      <w:r>
        <w:rPr>
          <w:rFonts w:ascii="Times New Roman" w:hAnsi="Times New Roman" w:cs="Times New Roman"/>
          <w:b/>
          <w:bCs/>
          <w:sz w:val="24"/>
          <w:szCs w:val="24"/>
        </w:rPr>
        <w:t xml:space="preserve">ethnicity </w:t>
      </w:r>
      <w:commentRangeEnd w:id="14"/>
      <w:r w:rsidR="009A7411">
        <w:rPr>
          <w:rStyle w:val="CommentReference"/>
        </w:rPr>
        <w:commentReference w:id="14"/>
      </w:r>
      <w:r>
        <w:rPr>
          <w:rFonts w:ascii="Times New Roman" w:hAnsi="Times New Roman" w:cs="Times New Roman"/>
          <w:b/>
          <w:bCs/>
          <w:sz w:val="24"/>
          <w:szCs w:val="24"/>
        </w:rPr>
        <w:t>from February to June, 2020</w:t>
      </w:r>
    </w:p>
    <w:p w14:paraId="5EC0A69F" w14:textId="77777777" w:rsidR="00C20EAB" w:rsidRDefault="00C20EAB">
      <w:pPr>
        <w:spacing w:after="0"/>
        <w:rPr>
          <w:rFonts w:ascii="Times New Roman" w:hAnsi="Times New Roman" w:cs="Times New Roman"/>
          <w:sz w:val="24"/>
          <w:szCs w:val="24"/>
        </w:rPr>
      </w:pPr>
    </w:p>
    <w:p w14:paraId="1FC4FB01" w14:textId="77777777" w:rsidR="00C20EAB" w:rsidRDefault="00F26307">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However, we know that the </w:t>
      </w:r>
      <w:r>
        <w:rPr>
          <w:rFonts w:ascii="Times New Roman" w:hAnsi="Times New Roman" w:cs="Times New Roman"/>
          <w:sz w:val="24"/>
          <w:szCs w:val="24"/>
        </w:rPr>
        <w:t>demographic and socioeconomic profile of the workforce of Whites, Blacks, and Latinos varies, which could account for the unemployment differences along racial and ethnic lines. For example, Latinos are a relatively young workforce with 42 percent being le</w:t>
      </w:r>
      <w:r>
        <w:rPr>
          <w:rFonts w:ascii="Times New Roman" w:hAnsi="Times New Roman" w:cs="Times New Roman"/>
          <w:sz w:val="24"/>
          <w:szCs w:val="24"/>
        </w:rPr>
        <w:t xml:space="preserve">ss than 35 years of age compared to Whites with 32 percent of workers that young. In addition, Latino (22.8%) and Black (30.6%) workers are less likely to have a bachelor’s degree or higher compared to Whites (44.7%). Furthermore, Latino and Black workers </w:t>
      </w:r>
      <w:r>
        <w:rPr>
          <w:rFonts w:ascii="Times New Roman" w:hAnsi="Times New Roman" w:cs="Times New Roman"/>
          <w:sz w:val="24"/>
          <w:szCs w:val="24"/>
        </w:rPr>
        <w:t>also are more likely to be disproportionately represented in jobs that have been especially hard hit by the pandemic. Approximately 22 percent of Blacks and Latinos work in the service sector compared to 14 percent of Whites.</w:t>
      </w:r>
    </w:p>
    <w:p w14:paraId="62DE15A6" w14:textId="77777777" w:rsidR="00C20EAB" w:rsidRDefault="00C20EAB">
      <w:pPr>
        <w:spacing w:after="0"/>
        <w:rPr>
          <w:rFonts w:ascii="Times New Roman" w:hAnsi="Times New Roman" w:cs="Times New Roman"/>
          <w:sz w:val="24"/>
          <w:szCs w:val="24"/>
        </w:rPr>
      </w:pPr>
    </w:p>
    <w:p w14:paraId="7CF17BA9" w14:textId="77777777" w:rsidR="00C20EAB" w:rsidRDefault="00F26307">
      <w:pPr>
        <w:spacing w:after="0"/>
        <w:rPr>
          <w:rFonts w:ascii="Times New Roman" w:hAnsi="Times New Roman"/>
          <w:sz w:val="24"/>
          <w:szCs w:val="24"/>
        </w:rPr>
      </w:pPr>
      <w:r>
        <w:rPr>
          <w:rFonts w:ascii="Times New Roman" w:hAnsi="Times New Roman"/>
          <w:sz w:val="24"/>
          <w:szCs w:val="24"/>
        </w:rPr>
        <w:t xml:space="preserve">Still, </w:t>
      </w:r>
      <w:del w:id="15" w:author="Jess Carson" w:date="2020-08-03T14:59:00Z">
        <w:r w:rsidDel="009A7411">
          <w:rPr>
            <w:rFonts w:ascii="Times New Roman" w:hAnsi="Times New Roman"/>
            <w:sz w:val="24"/>
            <w:szCs w:val="24"/>
          </w:rPr>
          <w:delText xml:space="preserve">even when we take </w:delText>
        </w:r>
        <w:r w:rsidDel="009A7411">
          <w:rPr>
            <w:rFonts w:ascii="Times New Roman" w:hAnsi="Times New Roman"/>
            <w:sz w:val="24"/>
            <w:szCs w:val="24"/>
          </w:rPr>
          <w:delText xml:space="preserve">these factors into </w:delText>
        </w:r>
      </w:del>
      <w:r>
        <w:rPr>
          <w:rFonts w:ascii="Times New Roman" w:hAnsi="Times New Roman"/>
          <w:sz w:val="24"/>
          <w:szCs w:val="24"/>
        </w:rPr>
        <w:t>account</w:t>
      </w:r>
      <w:ins w:id="16" w:author="Jess Carson" w:date="2020-08-03T14:59:00Z">
        <w:r w:rsidR="009A7411">
          <w:rPr>
            <w:rFonts w:ascii="Times New Roman" w:hAnsi="Times New Roman"/>
            <w:sz w:val="24"/>
            <w:szCs w:val="24"/>
          </w:rPr>
          <w:t>ing for these factors</w:t>
        </w:r>
      </w:ins>
      <w:del w:id="17" w:author="Jess Carson" w:date="2020-08-03T14:59:00Z">
        <w:r w:rsidDel="009A7411">
          <w:rPr>
            <w:rFonts w:ascii="Times New Roman" w:hAnsi="Times New Roman"/>
            <w:sz w:val="24"/>
            <w:szCs w:val="24"/>
          </w:rPr>
          <w:delText xml:space="preserve"> in the analysis</w:delText>
        </w:r>
      </w:del>
      <w:r>
        <w:rPr>
          <w:rFonts w:ascii="Times New Roman" w:hAnsi="Times New Roman"/>
          <w:sz w:val="24"/>
          <w:szCs w:val="24"/>
        </w:rPr>
        <w:t xml:space="preserve">, we find </w:t>
      </w:r>
      <w:del w:id="18" w:author="Jess Carson" w:date="2020-08-03T14:59:00Z">
        <w:r w:rsidDel="009A7411">
          <w:rPr>
            <w:rFonts w:ascii="Times New Roman" w:hAnsi="Times New Roman"/>
            <w:sz w:val="24"/>
            <w:szCs w:val="24"/>
          </w:rPr>
          <w:delText xml:space="preserve">the persistence of </w:delText>
        </w:r>
      </w:del>
      <w:r>
        <w:rPr>
          <w:rFonts w:ascii="Times New Roman" w:hAnsi="Times New Roman"/>
          <w:sz w:val="24"/>
          <w:szCs w:val="24"/>
        </w:rPr>
        <w:t>racial disparities in unemployment</w:t>
      </w:r>
      <w:ins w:id="19" w:author="Jess Carson" w:date="2020-08-03T14:59:00Z">
        <w:r w:rsidR="009A7411">
          <w:rPr>
            <w:rFonts w:ascii="Times New Roman" w:hAnsi="Times New Roman"/>
            <w:sz w:val="24"/>
            <w:szCs w:val="24"/>
          </w:rPr>
          <w:t xml:space="preserve"> persist</w:t>
        </w:r>
      </w:ins>
      <w:r>
        <w:rPr>
          <w:rFonts w:ascii="Times New Roman" w:hAnsi="Times New Roman"/>
          <w:sz w:val="24"/>
          <w:szCs w:val="24"/>
        </w:rPr>
        <w:t xml:space="preserve">. Figure 2 shows the unemployment levels in June across </w:t>
      </w:r>
      <w:del w:id="20" w:author="Jess Carson" w:date="2020-08-03T15:00:00Z">
        <w:r w:rsidDel="009A7411">
          <w:rPr>
            <w:rFonts w:ascii="Times New Roman" w:hAnsi="Times New Roman"/>
            <w:sz w:val="24"/>
            <w:szCs w:val="24"/>
          </w:rPr>
          <w:delText xml:space="preserve">categories of </w:delText>
        </w:r>
      </w:del>
      <w:r>
        <w:rPr>
          <w:rFonts w:ascii="Times New Roman" w:hAnsi="Times New Roman"/>
          <w:sz w:val="24"/>
          <w:szCs w:val="24"/>
        </w:rPr>
        <w:t>age</w:t>
      </w:r>
      <w:ins w:id="21" w:author="Jess Carson" w:date="2020-08-03T15:00:00Z">
        <w:r w:rsidR="009A7411">
          <w:rPr>
            <w:rFonts w:ascii="Times New Roman" w:hAnsi="Times New Roman"/>
            <w:sz w:val="24"/>
            <w:szCs w:val="24"/>
          </w:rPr>
          <w:t xml:space="preserve">. </w:t>
        </w:r>
      </w:ins>
      <w:del w:id="22" w:author="Jess Carson" w:date="2020-08-03T15:00:00Z">
        <w:r w:rsidDel="009A7411">
          <w:rPr>
            <w:rFonts w:ascii="Times New Roman" w:hAnsi="Times New Roman"/>
            <w:sz w:val="24"/>
            <w:szCs w:val="24"/>
          </w:rPr>
          <w:delText>. It is clear that</w:delText>
        </w:r>
      </w:del>
      <w:ins w:id="23" w:author="Jess Carson" w:date="2020-08-03T15:00:00Z">
        <w:r w:rsidR="009A7411">
          <w:rPr>
            <w:rFonts w:ascii="Times New Roman" w:hAnsi="Times New Roman"/>
            <w:sz w:val="24"/>
            <w:szCs w:val="24"/>
          </w:rPr>
          <w:t>Clearly</w:t>
        </w:r>
      </w:ins>
      <w:r>
        <w:rPr>
          <w:rFonts w:ascii="Times New Roman" w:hAnsi="Times New Roman"/>
          <w:sz w:val="24"/>
          <w:szCs w:val="24"/>
        </w:rPr>
        <w:t xml:space="preserve"> younger workers tend to have the highest levels of joblessn</w:t>
      </w:r>
      <w:r>
        <w:rPr>
          <w:rFonts w:ascii="Times New Roman" w:hAnsi="Times New Roman"/>
          <w:sz w:val="24"/>
          <w:szCs w:val="24"/>
        </w:rPr>
        <w:t xml:space="preserve">ess. Nonetheless, </w:t>
      </w:r>
      <w:del w:id="24" w:author="Jess Carson" w:date="2020-08-03T15:00:00Z">
        <w:r w:rsidDel="009A7411">
          <w:rPr>
            <w:rFonts w:ascii="Times New Roman" w:hAnsi="Times New Roman"/>
            <w:sz w:val="24"/>
            <w:szCs w:val="24"/>
          </w:rPr>
          <w:delText xml:space="preserve">across </w:delText>
        </w:r>
      </w:del>
      <w:ins w:id="25" w:author="Jess Carson" w:date="2020-08-03T15:00:00Z">
        <w:r w:rsidR="009A7411">
          <w:rPr>
            <w:rFonts w:ascii="Times New Roman" w:hAnsi="Times New Roman"/>
            <w:sz w:val="24"/>
            <w:szCs w:val="24"/>
          </w:rPr>
          <w:t>within</w:t>
        </w:r>
        <w:r w:rsidR="009A7411">
          <w:rPr>
            <w:rFonts w:ascii="Times New Roman" w:hAnsi="Times New Roman"/>
            <w:sz w:val="24"/>
            <w:szCs w:val="24"/>
          </w:rPr>
          <w:t xml:space="preserve"> </w:t>
        </w:r>
      </w:ins>
      <w:r>
        <w:rPr>
          <w:rFonts w:ascii="Times New Roman" w:hAnsi="Times New Roman"/>
          <w:sz w:val="24"/>
          <w:szCs w:val="24"/>
        </w:rPr>
        <w:t xml:space="preserve">all age groups, Whites have much lower unemployment rates compared to Blacks, and Latinos. In most cases, the unemployment rates of workers of color are </w:t>
      </w:r>
      <w:ins w:id="26" w:author="Jess Carson" w:date="2020-08-03T15:01:00Z">
        <w:r w:rsidR="009529E9">
          <w:rPr>
            <w:rFonts w:ascii="Times New Roman" w:hAnsi="Times New Roman"/>
            <w:sz w:val="24"/>
            <w:szCs w:val="24"/>
          </w:rPr>
          <w:t xml:space="preserve">at least </w:t>
        </w:r>
      </w:ins>
      <w:r>
        <w:rPr>
          <w:rFonts w:ascii="Times New Roman" w:hAnsi="Times New Roman"/>
          <w:sz w:val="24"/>
          <w:szCs w:val="24"/>
        </w:rPr>
        <w:t xml:space="preserve">50 percent </w:t>
      </w:r>
      <w:del w:id="27" w:author="Jess Carson" w:date="2020-08-03T15:01:00Z">
        <w:r w:rsidDel="009529E9">
          <w:rPr>
            <w:rFonts w:ascii="Times New Roman" w:hAnsi="Times New Roman"/>
            <w:sz w:val="24"/>
            <w:szCs w:val="24"/>
          </w:rPr>
          <w:delText>or</w:delText>
        </w:r>
      </w:del>
      <w:r>
        <w:rPr>
          <w:rFonts w:ascii="Times New Roman" w:hAnsi="Times New Roman"/>
          <w:sz w:val="24"/>
          <w:szCs w:val="24"/>
        </w:rPr>
        <w:t xml:space="preserve"> higher than those of Whites. For example, Blacks and Latinos 45 </w:t>
      </w:r>
      <w:r>
        <w:rPr>
          <w:rFonts w:ascii="Times New Roman" w:hAnsi="Times New Roman"/>
          <w:sz w:val="24"/>
          <w:szCs w:val="24"/>
        </w:rPr>
        <w:t>to 54 years of age have unemployment levels about twice as high as those of their respective White counterparts.</w:t>
      </w:r>
    </w:p>
    <w:p w14:paraId="5721F3FC" w14:textId="77777777" w:rsidR="00C20EAB" w:rsidRDefault="00C20EAB">
      <w:pPr>
        <w:spacing w:after="0"/>
        <w:rPr>
          <w:sz w:val="24"/>
          <w:szCs w:val="24"/>
        </w:rPr>
      </w:pPr>
    </w:p>
    <w:p w14:paraId="4C99F279" w14:textId="77777777" w:rsidR="00C20EAB" w:rsidRDefault="00F26307">
      <w:pPr>
        <w:spacing w:after="0"/>
        <w:rPr>
          <w:sz w:val="24"/>
          <w:szCs w:val="24"/>
        </w:rPr>
      </w:pPr>
      <w:r>
        <w:rPr>
          <w:noProof/>
          <w:sz w:val="24"/>
          <w:szCs w:val="24"/>
        </w:rPr>
        <w:drawing>
          <wp:inline distT="0" distB="0" distL="0" distR="0" wp14:anchorId="6F7C25FA" wp14:editId="08C9CB2E">
            <wp:extent cx="4818380" cy="3854450"/>
            <wp:effectExtent l="0" t="0" r="0" b="0"/>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1"/>
                    <a:stretch>
                      <a:fillRect/>
                    </a:stretch>
                  </pic:blipFill>
                  <pic:spPr bwMode="auto">
                    <a:xfrm>
                      <a:off x="0" y="0"/>
                      <a:ext cx="4818380" cy="3854450"/>
                    </a:xfrm>
                    <a:prstGeom prst="rect">
                      <a:avLst/>
                    </a:prstGeom>
                  </pic:spPr>
                </pic:pic>
              </a:graphicData>
            </a:graphic>
          </wp:inline>
        </w:drawing>
      </w:r>
    </w:p>
    <w:p w14:paraId="48F7E353"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Figure 2. Unemployment rates by Age and race/ethnicity from </w:t>
      </w:r>
      <w:commentRangeStart w:id="28"/>
      <w:r>
        <w:rPr>
          <w:rFonts w:ascii="Times New Roman" w:hAnsi="Times New Roman" w:cs="Times New Roman"/>
          <w:b/>
          <w:bCs/>
          <w:sz w:val="24"/>
          <w:szCs w:val="24"/>
        </w:rPr>
        <w:t>December</w:t>
      </w:r>
      <w:commentRangeEnd w:id="28"/>
      <w:r w:rsidR="009529E9">
        <w:rPr>
          <w:rStyle w:val="CommentReference"/>
        </w:rPr>
        <w:commentReference w:id="28"/>
      </w:r>
      <w:r>
        <w:rPr>
          <w:rFonts w:ascii="Times New Roman" w:hAnsi="Times New Roman" w:cs="Times New Roman"/>
          <w:b/>
          <w:bCs/>
          <w:sz w:val="24"/>
          <w:szCs w:val="24"/>
        </w:rPr>
        <w:t>, 2019 to June, 2020.</w:t>
      </w:r>
    </w:p>
    <w:p w14:paraId="68D8B90C" w14:textId="77777777" w:rsidR="00C20EAB" w:rsidRDefault="00C20EAB">
      <w:pPr>
        <w:spacing w:after="0"/>
        <w:rPr>
          <w:rFonts w:ascii="Times New Roman" w:hAnsi="Times New Roman" w:cs="Times New Roman"/>
          <w:b/>
          <w:bCs/>
          <w:sz w:val="24"/>
          <w:szCs w:val="24"/>
        </w:rPr>
      </w:pPr>
    </w:p>
    <w:p w14:paraId="5D3FEFA7" w14:textId="77777777" w:rsidR="00C20EAB" w:rsidRDefault="00F26307">
      <w:pPr>
        <w:rPr>
          <w:rFonts w:ascii="Times New Roman" w:hAnsi="Times New Roman" w:cs="Times New Roman"/>
          <w:sz w:val="24"/>
          <w:szCs w:val="24"/>
        </w:rPr>
      </w:pPr>
      <w:r>
        <w:rPr>
          <w:rFonts w:ascii="Times New Roman" w:hAnsi="Times New Roman" w:cs="Times New Roman"/>
          <w:sz w:val="24"/>
          <w:szCs w:val="24"/>
        </w:rPr>
        <w:lastRenderedPageBreak/>
        <w:t xml:space="preserve">In </w:t>
      </w:r>
      <w:commentRangeStart w:id="29"/>
      <w:r>
        <w:rPr>
          <w:rFonts w:ascii="Times New Roman" w:hAnsi="Times New Roman" w:cs="Times New Roman"/>
          <w:sz w:val="24"/>
          <w:szCs w:val="24"/>
        </w:rPr>
        <w:t>addition</w:t>
      </w:r>
      <w:commentRangeEnd w:id="29"/>
      <w:r w:rsidR="009529E9">
        <w:rPr>
          <w:rStyle w:val="CommentReference"/>
        </w:rPr>
        <w:commentReference w:id="29"/>
      </w:r>
      <w:r>
        <w:rPr>
          <w:rFonts w:ascii="Times New Roman" w:hAnsi="Times New Roman" w:cs="Times New Roman"/>
          <w:sz w:val="24"/>
          <w:szCs w:val="24"/>
        </w:rPr>
        <w:t xml:space="preserve">, we observe that </w:t>
      </w:r>
      <w:del w:id="30" w:author="Jess Carson" w:date="2020-08-03T15:03:00Z">
        <w:r w:rsidDel="009529E9">
          <w:rPr>
            <w:rFonts w:ascii="Times New Roman" w:hAnsi="Times New Roman" w:cs="Times New Roman"/>
            <w:sz w:val="24"/>
            <w:szCs w:val="24"/>
          </w:rPr>
          <w:delText xml:space="preserve">level of </w:delText>
        </w:r>
      </w:del>
      <w:r>
        <w:rPr>
          <w:rFonts w:ascii="Times New Roman" w:hAnsi="Times New Roman" w:cs="Times New Roman"/>
          <w:sz w:val="24"/>
          <w:szCs w:val="24"/>
        </w:rPr>
        <w:t>education i</w:t>
      </w:r>
      <w:r>
        <w:rPr>
          <w:rFonts w:ascii="Times New Roman" w:hAnsi="Times New Roman" w:cs="Times New Roman"/>
          <w:sz w:val="24"/>
          <w:szCs w:val="24"/>
        </w:rPr>
        <w:t xml:space="preserve">s negatively associated with </w:t>
      </w:r>
      <w:del w:id="31" w:author="Jess Carson" w:date="2020-08-03T15:03:00Z">
        <w:r w:rsidDel="009529E9">
          <w:rPr>
            <w:rFonts w:ascii="Times New Roman" w:hAnsi="Times New Roman" w:cs="Times New Roman"/>
            <w:sz w:val="24"/>
            <w:szCs w:val="24"/>
          </w:rPr>
          <w:delText xml:space="preserve">the rate of </w:delText>
        </w:r>
      </w:del>
      <w:r>
        <w:rPr>
          <w:rFonts w:ascii="Times New Roman" w:hAnsi="Times New Roman" w:cs="Times New Roman"/>
          <w:sz w:val="24"/>
          <w:szCs w:val="24"/>
        </w:rPr>
        <w:t xml:space="preserve">unemployment (Figure 3). Still, across all but one educational category, Whites have the lowest unemployment rates. The one exception is among persons who are not high school graduates where Latinos have the lowest </w:t>
      </w:r>
      <w:r>
        <w:rPr>
          <w:rFonts w:ascii="Times New Roman" w:hAnsi="Times New Roman" w:cs="Times New Roman"/>
          <w:sz w:val="24"/>
          <w:szCs w:val="24"/>
        </w:rPr>
        <w:t>unemployment rate (16.4% versus 18% among Whites). Workers of color with an associate’s degree as well as Latinos with a bachelor’s degree or higher have jobless rates about 50 percent higher than those of Whites.</w:t>
      </w:r>
    </w:p>
    <w:p w14:paraId="78D9C1E4" w14:textId="77777777" w:rsidR="00C20EAB" w:rsidRDefault="00C20EAB">
      <w:pPr>
        <w:spacing w:after="0"/>
        <w:rPr>
          <w:rFonts w:ascii="Times New Roman" w:hAnsi="Times New Roman" w:cs="Times New Roman"/>
          <w:b/>
          <w:bCs/>
          <w:sz w:val="24"/>
          <w:szCs w:val="24"/>
        </w:rPr>
      </w:pPr>
    </w:p>
    <w:p w14:paraId="54F03B11" w14:textId="77777777" w:rsidR="00C20EAB" w:rsidRDefault="00C20EAB">
      <w:pPr>
        <w:spacing w:after="0"/>
        <w:jc w:val="center"/>
        <w:rPr>
          <w:rFonts w:ascii="Times New Roman" w:hAnsi="Times New Roman" w:cs="Times New Roman"/>
          <w:b/>
          <w:bCs/>
          <w:sz w:val="24"/>
          <w:szCs w:val="24"/>
        </w:rPr>
      </w:pPr>
    </w:p>
    <w:p w14:paraId="1F16E31B" w14:textId="77777777" w:rsidR="00C20EAB" w:rsidRDefault="00C20EAB">
      <w:pPr>
        <w:spacing w:after="0"/>
        <w:jc w:val="center"/>
        <w:rPr>
          <w:rFonts w:ascii="Times New Roman" w:hAnsi="Times New Roman" w:cs="Times New Roman"/>
          <w:b/>
          <w:bCs/>
          <w:sz w:val="24"/>
          <w:szCs w:val="24"/>
        </w:rPr>
      </w:pPr>
    </w:p>
    <w:p w14:paraId="4C1333D0"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8451CB" wp14:editId="2F42A76C">
            <wp:extent cx="4894580" cy="3915410"/>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2"/>
                    <a:stretch>
                      <a:fillRect/>
                    </a:stretch>
                  </pic:blipFill>
                  <pic:spPr bwMode="auto">
                    <a:xfrm>
                      <a:off x="0" y="0"/>
                      <a:ext cx="4894580" cy="3915410"/>
                    </a:xfrm>
                    <a:prstGeom prst="rect">
                      <a:avLst/>
                    </a:prstGeom>
                  </pic:spPr>
                </pic:pic>
              </a:graphicData>
            </a:graphic>
          </wp:inline>
        </w:drawing>
      </w:r>
    </w:p>
    <w:p w14:paraId="17B78476"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3. Unemployment rates by Educa</w:t>
      </w:r>
      <w:r>
        <w:rPr>
          <w:rFonts w:ascii="Times New Roman" w:hAnsi="Times New Roman" w:cs="Times New Roman"/>
          <w:b/>
          <w:bCs/>
          <w:sz w:val="24"/>
          <w:szCs w:val="24"/>
        </w:rPr>
        <w:t>tion level</w:t>
      </w:r>
      <w:ins w:id="32" w:author="Jess Carson" w:date="2020-08-03T15:02:00Z">
        <w:r w:rsidR="009529E9">
          <w:rPr>
            <w:rFonts w:ascii="Times New Roman" w:hAnsi="Times New Roman" w:cs="Times New Roman"/>
            <w:b/>
            <w:bCs/>
            <w:sz w:val="24"/>
            <w:szCs w:val="24"/>
          </w:rPr>
          <w:t>, gender,</w:t>
        </w:r>
      </w:ins>
      <w:r>
        <w:rPr>
          <w:rFonts w:ascii="Times New Roman" w:hAnsi="Times New Roman" w:cs="Times New Roman"/>
          <w:b/>
          <w:bCs/>
          <w:sz w:val="24"/>
          <w:szCs w:val="24"/>
        </w:rPr>
        <w:t xml:space="preserve"> and race/ethnicity from December, 2019 to June, 2020.</w:t>
      </w:r>
    </w:p>
    <w:p w14:paraId="76616ACC" w14:textId="77777777" w:rsidR="00C20EAB" w:rsidRDefault="00C20EAB">
      <w:pPr>
        <w:spacing w:after="0"/>
        <w:rPr>
          <w:rFonts w:ascii="Times New Roman" w:hAnsi="Times New Roman" w:cs="Times New Roman"/>
          <w:sz w:val="24"/>
          <w:szCs w:val="24"/>
        </w:rPr>
      </w:pPr>
    </w:p>
    <w:p w14:paraId="124AFC56" w14:textId="77777777" w:rsidR="00C20EAB" w:rsidRDefault="00C20EAB">
      <w:pPr>
        <w:spacing w:after="0"/>
        <w:rPr>
          <w:rFonts w:ascii="Times New Roman" w:hAnsi="Times New Roman" w:cs="Times New Roman"/>
          <w:sz w:val="24"/>
          <w:szCs w:val="24"/>
        </w:rPr>
      </w:pPr>
    </w:p>
    <w:p w14:paraId="61BF3C31"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The Gender Divide in Unemployment</w:t>
      </w:r>
    </w:p>
    <w:p w14:paraId="0075128D" w14:textId="77777777" w:rsidR="00C20EAB" w:rsidRDefault="00C20EAB">
      <w:pPr>
        <w:spacing w:after="0"/>
        <w:rPr>
          <w:rFonts w:ascii="Times New Roman" w:hAnsi="Times New Roman" w:cs="Times New Roman"/>
          <w:sz w:val="24"/>
          <w:szCs w:val="24"/>
        </w:rPr>
      </w:pPr>
    </w:p>
    <w:p w14:paraId="26554A2C" w14:textId="77777777" w:rsidR="00C20EAB" w:rsidRDefault="00F26307">
      <w:pPr>
        <w:spacing w:after="0"/>
        <w:rPr>
          <w:rFonts w:ascii="Times New Roman" w:hAnsi="Times New Roman" w:cs="Times New Roman"/>
          <w:sz w:val="24"/>
          <w:szCs w:val="24"/>
        </w:rPr>
      </w:pPr>
      <w:r>
        <w:rPr>
          <w:rFonts w:ascii="Times New Roman" w:hAnsi="Times New Roman" w:cs="Times New Roman"/>
          <w:sz w:val="24"/>
          <w:szCs w:val="24"/>
        </w:rPr>
        <w:t>Men have also fared much better than women in employment. For example, while women (3.5%) actually had a lower rate of unemployment than men (4.2%) in Feb</w:t>
      </w:r>
      <w:r>
        <w:rPr>
          <w:rFonts w:ascii="Times New Roman" w:hAnsi="Times New Roman" w:cs="Times New Roman"/>
          <w:sz w:val="24"/>
          <w:szCs w:val="24"/>
        </w:rPr>
        <w:t xml:space="preserve">ruary, by April this trend was reversed with the unemployment rate of women (15.8%) surpassing that of men (13.4%). The male advantage has held into June.  </w:t>
      </w:r>
    </w:p>
    <w:p w14:paraId="310B2E23" w14:textId="77777777" w:rsidR="00C20EAB" w:rsidRDefault="00C20EAB">
      <w:pPr>
        <w:spacing w:after="0"/>
        <w:rPr>
          <w:rFonts w:ascii="Times New Roman" w:hAnsi="Times New Roman" w:cs="Times New Roman"/>
          <w:sz w:val="24"/>
          <w:szCs w:val="24"/>
        </w:rPr>
      </w:pPr>
    </w:p>
    <w:p w14:paraId="14F5C3E1" w14:textId="77777777" w:rsidR="00C20EAB" w:rsidRDefault="00F26307">
      <w:pPr>
        <w:spacing w:after="0"/>
        <w:rPr>
          <w:rFonts w:ascii="Times New Roman" w:hAnsi="Times New Roman" w:cs="Times New Roman"/>
          <w:sz w:val="24"/>
          <w:szCs w:val="24"/>
        </w:rPr>
      </w:pPr>
      <w:r>
        <w:rPr>
          <w:rFonts w:ascii="Times New Roman" w:hAnsi="Times New Roman" w:cs="Times New Roman"/>
          <w:sz w:val="24"/>
          <w:szCs w:val="24"/>
        </w:rPr>
        <w:t>However, the employment disadvantages of women are particularly acute among women of color (Figure</w:t>
      </w:r>
      <w:r>
        <w:rPr>
          <w:rFonts w:ascii="Times New Roman" w:hAnsi="Times New Roman" w:cs="Times New Roman"/>
          <w:sz w:val="24"/>
          <w:szCs w:val="24"/>
        </w:rPr>
        <w:t xml:space="preserve"> 4). Latina women have the highest jobless rates throughout the pandemic, peaking </w:t>
      </w:r>
      <w:r>
        <w:rPr>
          <w:rFonts w:ascii="Times New Roman" w:hAnsi="Times New Roman" w:cs="Times New Roman"/>
          <w:sz w:val="24"/>
          <w:szCs w:val="24"/>
        </w:rPr>
        <w:lastRenderedPageBreak/>
        <w:t xml:space="preserve">at 20.8 percent in April. Latina women continued to have the highest rate of unemployment at 16.3 percent in June followed by Black women (14.2%), although Black men (15.7%) </w:t>
      </w:r>
      <w:r>
        <w:rPr>
          <w:rFonts w:ascii="Times New Roman" w:hAnsi="Times New Roman" w:cs="Times New Roman"/>
          <w:sz w:val="24"/>
          <w:szCs w:val="24"/>
        </w:rPr>
        <w:t xml:space="preserve">too suffered from high levels of joblessness. In contrast, White women had the lowest jobless rate throughout the period with a rate of 10.1 percent in June. In fact, among all gender groups across race/ethnic categories, White women had the second lowest </w:t>
      </w:r>
      <w:r>
        <w:rPr>
          <w:rFonts w:ascii="Times New Roman" w:hAnsi="Times New Roman" w:cs="Times New Roman"/>
          <w:sz w:val="24"/>
          <w:szCs w:val="24"/>
        </w:rPr>
        <w:t>unemployment rate after White men (8.4%) in June.</w:t>
      </w:r>
    </w:p>
    <w:p w14:paraId="336851B0" w14:textId="77777777" w:rsidR="00C20EAB" w:rsidRDefault="00F2630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1DA96F" wp14:editId="2BF9E0F1">
            <wp:extent cx="4138295" cy="331025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4138295" cy="3310255"/>
                    </a:xfrm>
                    <a:prstGeom prst="rect">
                      <a:avLst/>
                    </a:prstGeom>
                  </pic:spPr>
                </pic:pic>
              </a:graphicData>
            </a:graphic>
          </wp:inline>
        </w:drawing>
      </w:r>
    </w:p>
    <w:p w14:paraId="44129EF2" w14:textId="77777777" w:rsidR="00C20EAB" w:rsidRDefault="00F26307">
      <w:pPr>
        <w:jc w:val="center"/>
      </w:pPr>
      <w:r>
        <w:rPr>
          <w:rFonts w:ascii="Times New Roman" w:hAnsi="Times New Roman" w:cs="Times New Roman"/>
          <w:b/>
          <w:bCs/>
          <w:sz w:val="24"/>
          <w:szCs w:val="24"/>
        </w:rPr>
        <w:t>Figure 4. Unemployment rates by gender and race/ethnicity from February to June, 2020.</w:t>
      </w:r>
    </w:p>
    <w:p w14:paraId="19688F7B" w14:textId="77777777" w:rsidR="00C20EAB" w:rsidRDefault="00C20EAB">
      <w:pPr>
        <w:spacing w:after="0"/>
        <w:jc w:val="center"/>
      </w:pPr>
    </w:p>
    <w:p w14:paraId="5B553082"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Nativity Variations in Unemployment</w:t>
      </w:r>
    </w:p>
    <w:p w14:paraId="6E32C85C" w14:textId="77777777" w:rsidR="00C20EAB" w:rsidRDefault="00C20EAB">
      <w:pPr>
        <w:spacing w:after="0"/>
        <w:rPr>
          <w:rFonts w:ascii="Times New Roman" w:hAnsi="Times New Roman" w:cs="Times New Roman"/>
          <w:sz w:val="24"/>
          <w:szCs w:val="24"/>
        </w:rPr>
      </w:pPr>
    </w:p>
    <w:p w14:paraId="2D3D6929" w14:textId="77777777" w:rsidR="00C20EAB" w:rsidRDefault="00F26307">
      <w:pPr>
        <w:spacing w:after="0"/>
      </w:pPr>
      <w:r>
        <w:rPr>
          <w:rFonts w:ascii="Times New Roman" w:hAnsi="Times New Roman" w:cs="Times New Roman"/>
          <w:sz w:val="24"/>
          <w:szCs w:val="24"/>
        </w:rPr>
        <w:t xml:space="preserve">There are also variations in unemployment </w:t>
      </w:r>
      <w:del w:id="33" w:author="Jess Carson" w:date="2020-08-03T15:04:00Z">
        <w:r w:rsidDel="009529E9">
          <w:rPr>
            <w:rFonts w:ascii="Times New Roman" w:hAnsi="Times New Roman" w:cs="Times New Roman"/>
            <w:sz w:val="24"/>
            <w:szCs w:val="24"/>
          </w:rPr>
          <w:delText>on the basis of</w:delText>
        </w:r>
      </w:del>
      <w:ins w:id="34" w:author="Jess Carson" w:date="2020-08-03T15:04:00Z">
        <w:r w:rsidR="009529E9">
          <w:rPr>
            <w:rFonts w:ascii="Times New Roman" w:hAnsi="Times New Roman" w:cs="Times New Roman"/>
            <w:sz w:val="24"/>
            <w:szCs w:val="24"/>
          </w:rPr>
          <w:t>by</w:t>
        </w:r>
      </w:ins>
      <w:r>
        <w:rPr>
          <w:rFonts w:ascii="Times New Roman" w:hAnsi="Times New Roman" w:cs="Times New Roman"/>
          <w:sz w:val="24"/>
          <w:szCs w:val="24"/>
        </w:rPr>
        <w:t xml:space="preserve"> nativity</w:t>
      </w:r>
      <w:ins w:id="35" w:author="Jess Carson" w:date="2020-08-03T15:04:00Z">
        <w:r w:rsidR="009529E9">
          <w:rPr>
            <w:rFonts w:ascii="Times New Roman" w:hAnsi="Times New Roman" w:cs="Times New Roman"/>
            <w:sz w:val="24"/>
            <w:szCs w:val="24"/>
          </w:rPr>
          <w:t xml:space="preserve"> among Latinos-</w:t>
        </w:r>
      </w:ins>
      <w:ins w:id="36" w:author="Jess Carson" w:date="2020-08-03T15:05:00Z">
        <w:r w:rsidR="009529E9">
          <w:rPr>
            <w:rFonts w:ascii="Times New Roman" w:hAnsi="Times New Roman" w:cs="Times New Roman"/>
            <w:sz w:val="24"/>
            <w:szCs w:val="24"/>
          </w:rPr>
          <w:t>-</w:t>
        </w:r>
      </w:ins>
      <w:del w:id="37" w:author="Jess Carson" w:date="2020-08-03T15:05:00Z">
        <w:r w:rsidDel="009529E9">
          <w:rPr>
            <w:rFonts w:ascii="Times New Roman" w:hAnsi="Times New Roman" w:cs="Times New Roman"/>
            <w:sz w:val="24"/>
            <w:szCs w:val="24"/>
          </w:rPr>
          <w:delText xml:space="preserve">. We </w:delText>
        </w:r>
        <w:r w:rsidDel="009529E9">
          <w:rPr>
            <w:rFonts w:ascii="Times New Roman" w:hAnsi="Times New Roman" w:cs="Times New Roman"/>
            <w:sz w:val="24"/>
            <w:szCs w:val="24"/>
          </w:rPr>
          <w:delText xml:space="preserve">examine in this segment of the analysis, Latinos, </w:delText>
        </w:r>
      </w:del>
      <w:r>
        <w:rPr>
          <w:rFonts w:ascii="Times New Roman" w:hAnsi="Times New Roman" w:cs="Times New Roman"/>
          <w:sz w:val="24"/>
          <w:szCs w:val="24"/>
        </w:rPr>
        <w:t>the group with largest immigrant population. Foreign-born Latinos had a lower unemployment rate than their native-born counterparts before the pandemic and this advantage continued over the period between A</w:t>
      </w:r>
      <w:r>
        <w:rPr>
          <w:rFonts w:ascii="Times New Roman" w:hAnsi="Times New Roman" w:cs="Times New Roman"/>
          <w:sz w:val="24"/>
          <w:szCs w:val="24"/>
        </w:rPr>
        <w:t>pril and June (Figure 5). In June, Latino immigrants had a jobless rate of 11.4 percent compared to U.S.-born Latinos (14.9%). We recognize that the immigrant employment advantages since April may reflect a higher percentage of immigrants being in front-li</w:t>
      </w:r>
      <w:r>
        <w:rPr>
          <w:rFonts w:ascii="Times New Roman" w:hAnsi="Times New Roman" w:cs="Times New Roman"/>
          <w:sz w:val="24"/>
          <w:szCs w:val="24"/>
        </w:rPr>
        <w:t>ne jobs and in essential industries with the differences narrowing in June as wider segments of industries have opened for business. In contrast, among Latina women, the foreign-born have fared less favorably compared to women born in the U.S. Latina immig</w:t>
      </w:r>
      <w:r>
        <w:rPr>
          <w:rFonts w:ascii="Times New Roman" w:hAnsi="Times New Roman" w:cs="Times New Roman"/>
          <w:sz w:val="24"/>
          <w:szCs w:val="24"/>
        </w:rPr>
        <w:t>rant women had unemployment rates upwards of 21 percent in April and May. Nonetheless, in June, both groups of Latina women had similar jobless levels (foreign-born, 16.4%; native-born, 16.2%).</w:t>
      </w:r>
    </w:p>
    <w:p w14:paraId="27F80790" w14:textId="77777777" w:rsidR="00C20EAB" w:rsidRDefault="00F26307">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373A52" wp14:editId="5DC51B2D">
            <wp:extent cx="4307205" cy="34455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4307205" cy="3445510"/>
                    </a:xfrm>
                    <a:prstGeom prst="rect">
                      <a:avLst/>
                    </a:prstGeom>
                  </pic:spPr>
                </pic:pic>
              </a:graphicData>
            </a:graphic>
          </wp:inline>
        </w:drawing>
      </w:r>
    </w:p>
    <w:p w14:paraId="7146E598" w14:textId="77777777" w:rsidR="00C20EAB" w:rsidRDefault="00F26307">
      <w:pPr>
        <w:spacing w:after="0"/>
        <w:jc w:val="center"/>
      </w:pPr>
      <w:r>
        <w:rPr>
          <w:rFonts w:ascii="Times New Roman" w:hAnsi="Times New Roman" w:cs="Times New Roman"/>
          <w:b/>
          <w:bCs/>
          <w:sz w:val="24"/>
          <w:szCs w:val="24"/>
        </w:rPr>
        <w:t>Figure 5.  Unemployment rates by Nativity Status and race/et</w:t>
      </w:r>
      <w:r>
        <w:rPr>
          <w:rFonts w:ascii="Times New Roman" w:hAnsi="Times New Roman" w:cs="Times New Roman"/>
          <w:b/>
          <w:bCs/>
          <w:sz w:val="24"/>
          <w:szCs w:val="24"/>
        </w:rPr>
        <w:t>hnicity from February to June, 2020.</w:t>
      </w:r>
    </w:p>
    <w:p w14:paraId="47E2E098" w14:textId="77777777" w:rsidR="00C20EAB" w:rsidRDefault="00C20EAB">
      <w:pPr>
        <w:spacing w:after="0"/>
        <w:jc w:val="center"/>
        <w:rPr>
          <w:rFonts w:ascii="Times New Roman" w:hAnsi="Times New Roman" w:cs="Times New Roman"/>
          <w:b/>
          <w:bCs/>
          <w:sz w:val="24"/>
          <w:szCs w:val="24"/>
        </w:rPr>
      </w:pPr>
    </w:p>
    <w:p w14:paraId="65CF021B" w14:textId="77777777" w:rsidR="00C20EAB" w:rsidRDefault="00F26307">
      <w:pPr>
        <w:spacing w:after="0"/>
        <w:jc w:val="center"/>
        <w:rPr>
          <w:rFonts w:ascii="Times New Roman" w:hAnsi="Times New Roman" w:cs="Times New Roman"/>
          <w:b/>
          <w:bCs/>
          <w:sz w:val="24"/>
          <w:szCs w:val="24"/>
        </w:rPr>
      </w:pPr>
      <w:r>
        <w:rPr>
          <w:rFonts w:ascii="Times New Roman" w:hAnsi="Times New Roman" w:cs="Times New Roman"/>
          <w:b/>
          <w:bCs/>
          <w:sz w:val="24"/>
          <w:szCs w:val="24"/>
        </w:rPr>
        <w:t>Job Recovery</w:t>
      </w:r>
    </w:p>
    <w:p w14:paraId="5190AC4F" w14:textId="77777777" w:rsidR="00C20EAB" w:rsidRDefault="00C20EAB">
      <w:pPr>
        <w:spacing w:after="0"/>
        <w:rPr>
          <w:rFonts w:ascii="Times New Roman" w:hAnsi="Times New Roman" w:cs="Times New Roman"/>
          <w:sz w:val="24"/>
          <w:szCs w:val="24"/>
        </w:rPr>
      </w:pPr>
    </w:p>
    <w:p w14:paraId="362F3F1F" w14:textId="77777777" w:rsidR="00C20EAB" w:rsidRDefault="00F26307">
      <w:pPr>
        <w:spacing w:after="0"/>
      </w:pPr>
      <w:r>
        <w:rPr>
          <w:rFonts w:ascii="Times New Roman" w:hAnsi="Times New Roman" w:cs="Times New Roman"/>
          <w:sz w:val="24"/>
          <w:szCs w:val="24"/>
        </w:rPr>
        <w:t xml:space="preserve">As noted earlier, the U.S. lost approximately 25 million jobs between February, the peak of employment this year, and April. Between April and June, about 9 million jobs have been regained. In this portion of the analysis, we compare the number of workers </w:t>
      </w:r>
      <w:r>
        <w:rPr>
          <w:rFonts w:ascii="Times New Roman" w:hAnsi="Times New Roman" w:cs="Times New Roman"/>
          <w:sz w:val="24"/>
          <w:szCs w:val="24"/>
        </w:rPr>
        <w:t xml:space="preserve">in June to that in February, an indicator that we refer to as the “job recovery rate.” In conducting this examination, we offer one caveat. The volume of workers shifts from month to month given the seasonality of employment. For example, there tend to be </w:t>
      </w:r>
      <w:r>
        <w:rPr>
          <w:rFonts w:ascii="Times New Roman" w:hAnsi="Times New Roman" w:cs="Times New Roman"/>
          <w:sz w:val="24"/>
          <w:szCs w:val="24"/>
        </w:rPr>
        <w:t>more workers during summer months as many teenagers work while they are off from school and some states also see their workforce increase during this period as seasonal farm workers are brought in to work in agriculture.</w:t>
      </w:r>
      <w:r>
        <w:rPr>
          <w:rFonts w:ascii="Times New Roman" w:hAnsi="Times New Roman" w:cs="Times New Roman"/>
          <w:position w:val="6"/>
          <w:sz w:val="24"/>
          <w:szCs w:val="24"/>
        </w:rPr>
        <w:t>7</w:t>
      </w:r>
      <w:r>
        <w:rPr>
          <w:rFonts w:ascii="Times New Roman" w:hAnsi="Times New Roman" w:cs="Times New Roman"/>
          <w:sz w:val="24"/>
          <w:szCs w:val="24"/>
        </w:rPr>
        <w:t xml:space="preserve"> To control for such variations bet</w:t>
      </w:r>
      <w:r>
        <w:rPr>
          <w:rFonts w:ascii="Times New Roman" w:hAnsi="Times New Roman" w:cs="Times New Roman"/>
          <w:sz w:val="24"/>
          <w:szCs w:val="24"/>
        </w:rPr>
        <w:t>ween the period of interest—February to June—we compare the recovery rate in 2020 to the respective recovery rates of the previous two years.</w:t>
      </w:r>
    </w:p>
    <w:p w14:paraId="4D955BBB" w14:textId="77777777" w:rsidR="00C20EAB" w:rsidRDefault="00C20EAB">
      <w:pPr>
        <w:spacing w:after="0"/>
        <w:rPr>
          <w:rFonts w:ascii="Times New Roman" w:hAnsi="Times New Roman" w:cs="Times New Roman"/>
          <w:sz w:val="24"/>
          <w:szCs w:val="24"/>
        </w:rPr>
      </w:pPr>
    </w:p>
    <w:p w14:paraId="75ECFC1B" w14:textId="77777777" w:rsidR="00C20EAB" w:rsidRDefault="00F26307">
      <w:pPr>
        <w:spacing w:after="0"/>
        <w:rPr>
          <w:rFonts w:ascii="Times New Roman" w:hAnsi="Times New Roman" w:cs="Times New Roman"/>
          <w:sz w:val="24"/>
          <w:szCs w:val="24"/>
        </w:rPr>
      </w:pPr>
      <w:r>
        <w:rPr>
          <w:rFonts w:ascii="Times New Roman" w:hAnsi="Times New Roman" w:cs="Times New Roman"/>
          <w:sz w:val="24"/>
          <w:szCs w:val="24"/>
        </w:rPr>
        <w:t>Overall, in the U.S., the job recovery rate related to the number of jobs in June relative to that in February st</w:t>
      </w:r>
      <w:r>
        <w:rPr>
          <w:rFonts w:ascii="Times New Roman" w:hAnsi="Times New Roman" w:cs="Times New Roman"/>
          <w:sz w:val="24"/>
          <w:szCs w:val="24"/>
        </w:rPr>
        <w:t>ood at 90.5 percent with nearly 10 percent of employment slots in February absent in June (Figure 6). The comparison of this recovery rate to those in 2018 and 2019 starkly illustrate the impact of the pandemic on the job front in the country. In 2018, the</w:t>
      </w:r>
      <w:r>
        <w:rPr>
          <w:rFonts w:ascii="Times New Roman" w:hAnsi="Times New Roman" w:cs="Times New Roman"/>
          <w:sz w:val="24"/>
          <w:szCs w:val="24"/>
        </w:rPr>
        <w:t>re were actually 1.4 percent more workers in June than there were in February and in 2019 there were 0.8% more workers.</w:t>
      </w:r>
    </w:p>
    <w:p w14:paraId="1F909C95" w14:textId="77777777" w:rsidR="00C20EAB" w:rsidRDefault="00F26307">
      <w:pPr>
        <w:spacing w:after="0"/>
        <w:jc w:val="center"/>
        <w:rPr>
          <w:rFonts w:ascii="Times New Roman" w:hAnsi="Times New Roman" w:cs="Times New Roman"/>
          <w:sz w:val="24"/>
          <w:szCs w:val="24"/>
        </w:rPr>
      </w:pPr>
      <w:commentRangeStart w:id="38"/>
      <w:r>
        <w:rPr>
          <w:rFonts w:ascii="Times New Roman" w:hAnsi="Times New Roman" w:cs="Times New Roman"/>
          <w:noProof/>
          <w:sz w:val="24"/>
          <w:szCs w:val="24"/>
        </w:rPr>
        <w:lastRenderedPageBreak/>
        <w:drawing>
          <wp:inline distT="0" distB="0" distL="0" distR="0" wp14:anchorId="5E055AD4" wp14:editId="0E7A4D30">
            <wp:extent cx="4333875" cy="2581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4333875" cy="2581275"/>
                    </a:xfrm>
                    <a:prstGeom prst="rect">
                      <a:avLst/>
                    </a:prstGeom>
                  </pic:spPr>
                </pic:pic>
              </a:graphicData>
            </a:graphic>
          </wp:inline>
        </w:drawing>
      </w:r>
      <w:commentRangeEnd w:id="38"/>
      <w:r w:rsidR="00882528">
        <w:rPr>
          <w:rStyle w:val="CommentReference"/>
        </w:rPr>
        <w:commentReference w:id="38"/>
      </w:r>
    </w:p>
    <w:p w14:paraId="09D3D4E0"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Figure 6. Job Recovery Rates for the U.S. and by Race/Ethnic and Gender Groups, 2018-2020</w:t>
      </w:r>
    </w:p>
    <w:p w14:paraId="1E9A5990" w14:textId="77777777" w:rsidR="00C20EAB" w:rsidRDefault="00C20EAB">
      <w:pPr>
        <w:spacing w:after="0"/>
        <w:rPr>
          <w:rFonts w:ascii="Times New Roman" w:hAnsi="Times New Roman" w:cs="Times New Roman"/>
          <w:sz w:val="24"/>
          <w:szCs w:val="24"/>
        </w:rPr>
      </w:pPr>
    </w:p>
    <w:p w14:paraId="226AA808" w14:textId="77777777" w:rsidR="00C20EAB" w:rsidRDefault="00F26307">
      <w:pPr>
        <w:spacing w:after="0"/>
      </w:pPr>
      <w:r>
        <w:rPr>
          <w:rFonts w:ascii="Times New Roman" w:hAnsi="Times New Roman" w:cs="Times New Roman"/>
          <w:sz w:val="24"/>
          <w:szCs w:val="24"/>
        </w:rPr>
        <w:t>As we observed earlier when we focused on u</w:t>
      </w:r>
      <w:r>
        <w:rPr>
          <w:rFonts w:ascii="Times New Roman" w:hAnsi="Times New Roman" w:cs="Times New Roman"/>
          <w:sz w:val="24"/>
          <w:szCs w:val="24"/>
        </w:rPr>
        <w:t>nemployment, job recovery varies substantially across racial and ethnic groups. Whites are ahead in job recovery compared to the three other racial/ethnic groups. In June, the number of Whites employed in June was 92.3 percent of the number who were employ</w:t>
      </w:r>
      <w:r>
        <w:rPr>
          <w:rFonts w:ascii="Times New Roman" w:hAnsi="Times New Roman" w:cs="Times New Roman"/>
          <w:sz w:val="24"/>
          <w:szCs w:val="24"/>
        </w:rPr>
        <w:t>ed in February. In contrast, the job recovery rates were notably lower among Latinos (87.7%), and Blacks (88.5%). The comparison of the job recovery rates of each racial and ethnic group to their respective figures over the last two years reveals the uniqu</w:t>
      </w:r>
      <w:r>
        <w:rPr>
          <w:rFonts w:ascii="Times New Roman" w:hAnsi="Times New Roman" w:cs="Times New Roman"/>
          <w:sz w:val="24"/>
          <w:szCs w:val="24"/>
        </w:rPr>
        <w:t>eness of disparities during the pandemic. Indeed, in the previous two years, Latinos</w:t>
      </w:r>
      <w:del w:id="39" w:author="Jess Carson" w:date="2020-08-03T15:07:00Z">
        <w:r w:rsidDel="00882528">
          <w:rPr>
            <w:rFonts w:ascii="Times New Roman" w:hAnsi="Times New Roman" w:cs="Times New Roman"/>
            <w:sz w:val="24"/>
            <w:szCs w:val="24"/>
          </w:rPr>
          <w:delText>,</w:delText>
        </w:r>
      </w:del>
      <w:r>
        <w:rPr>
          <w:rFonts w:ascii="Times New Roman" w:hAnsi="Times New Roman" w:cs="Times New Roman"/>
          <w:sz w:val="24"/>
          <w:szCs w:val="24"/>
        </w:rPr>
        <w:t xml:space="preserve"> and Blacks tended to have a slight advantage over Whites representing a greater excess of workers in June compared to February.</w:t>
      </w:r>
    </w:p>
    <w:p w14:paraId="70BCEFA7" w14:textId="77777777" w:rsidR="00C20EAB" w:rsidRDefault="00C20EAB">
      <w:pPr>
        <w:spacing w:after="0"/>
        <w:rPr>
          <w:rFonts w:ascii="Times New Roman" w:hAnsi="Times New Roman" w:cs="Times New Roman"/>
          <w:sz w:val="24"/>
          <w:szCs w:val="24"/>
        </w:rPr>
      </w:pPr>
    </w:p>
    <w:p w14:paraId="1B42D514" w14:textId="77777777" w:rsidR="00C20EAB" w:rsidRDefault="00F26307">
      <w:pPr>
        <w:spacing w:after="0"/>
        <w:rPr>
          <w:rFonts w:ascii="Times New Roman" w:hAnsi="Times New Roman" w:cs="Times New Roman"/>
          <w:sz w:val="24"/>
          <w:szCs w:val="24"/>
        </w:rPr>
      </w:pPr>
      <w:r>
        <w:rPr>
          <w:rFonts w:ascii="Times New Roman" w:hAnsi="Times New Roman" w:cs="Times New Roman"/>
          <w:sz w:val="24"/>
          <w:szCs w:val="24"/>
        </w:rPr>
        <w:t>Moreover, consistent with gender differen</w:t>
      </w:r>
      <w:r>
        <w:rPr>
          <w:rFonts w:ascii="Times New Roman" w:hAnsi="Times New Roman" w:cs="Times New Roman"/>
          <w:sz w:val="24"/>
          <w:szCs w:val="24"/>
        </w:rPr>
        <w:t>ces in unemployment, men have fared better than women in job recovery. Men had recovered 92.1 percent of the jobs that they held in February compared to 88.8 percent among women.</w:t>
      </w:r>
    </w:p>
    <w:p w14:paraId="6DF51A08" w14:textId="77777777" w:rsidR="00C20EAB" w:rsidRDefault="00C20EAB">
      <w:pPr>
        <w:spacing w:after="0"/>
        <w:rPr>
          <w:rFonts w:ascii="Times New Roman" w:hAnsi="Times New Roman" w:cs="Times New Roman"/>
          <w:sz w:val="24"/>
          <w:szCs w:val="24"/>
        </w:rPr>
      </w:pPr>
    </w:p>
    <w:p w14:paraId="6EF4A6D4" w14:textId="77777777" w:rsidR="00C20EAB" w:rsidRDefault="00F26307">
      <w:pPr>
        <w:spacing w:after="0"/>
      </w:pPr>
      <w:r>
        <w:rPr>
          <w:rFonts w:ascii="Times New Roman" w:hAnsi="Times New Roman" w:cs="Times New Roman"/>
          <w:sz w:val="24"/>
          <w:szCs w:val="24"/>
        </w:rPr>
        <w:t>Overall, across racial/ethnic groups, men, too, are further along in job rec</w:t>
      </w:r>
      <w:r>
        <w:rPr>
          <w:rFonts w:ascii="Times New Roman" w:hAnsi="Times New Roman" w:cs="Times New Roman"/>
          <w:sz w:val="24"/>
          <w:szCs w:val="24"/>
        </w:rPr>
        <w:t xml:space="preserve">overy than women between February and June. </w:t>
      </w:r>
      <w:commentRangeStart w:id="40"/>
      <w:r>
        <w:rPr>
          <w:rFonts w:ascii="Times New Roman" w:hAnsi="Times New Roman" w:cs="Times New Roman"/>
          <w:sz w:val="24"/>
          <w:szCs w:val="24"/>
        </w:rPr>
        <w:t xml:space="preserve">However, across gender groups, Whites hold an advantage over other groups </w:t>
      </w:r>
      <w:commentRangeEnd w:id="40"/>
      <w:r w:rsidR="00882528">
        <w:rPr>
          <w:rStyle w:val="CommentReference"/>
        </w:rPr>
        <w:commentReference w:id="40"/>
      </w:r>
      <w:r>
        <w:rPr>
          <w:rFonts w:ascii="Times New Roman" w:hAnsi="Times New Roman" w:cs="Times New Roman"/>
          <w:sz w:val="24"/>
          <w:szCs w:val="24"/>
        </w:rPr>
        <w:t>in the percentage of February jobs recovered by June, with men having a recovery rate of 94.1 percent and women being at 90.2 percent. Whi</w:t>
      </w:r>
      <w:r>
        <w:rPr>
          <w:rFonts w:ascii="Times New Roman" w:hAnsi="Times New Roman" w:cs="Times New Roman"/>
          <w:sz w:val="24"/>
          <w:szCs w:val="24"/>
        </w:rPr>
        <w:t>le they trail White men significantly, relative to people of color, Black (90.8%) and Latino (88.8%) men are ahead of women, with Black women (86.6%), and Latina women (86.3%) being further behind in regaining the level of employment that they had in Febru</w:t>
      </w:r>
      <w:r>
        <w:rPr>
          <w:rFonts w:ascii="Times New Roman" w:hAnsi="Times New Roman" w:cs="Times New Roman"/>
          <w:sz w:val="24"/>
          <w:szCs w:val="24"/>
        </w:rPr>
        <w:t>ary.</w:t>
      </w:r>
    </w:p>
    <w:p w14:paraId="3AB11205" w14:textId="77777777" w:rsidR="00C20EAB" w:rsidRDefault="00F26307">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65782A" wp14:editId="7FBFE4E1">
            <wp:extent cx="4762500" cy="275272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tretch>
                      <a:fillRect/>
                    </a:stretch>
                  </pic:blipFill>
                  <pic:spPr bwMode="auto">
                    <a:xfrm>
                      <a:off x="0" y="0"/>
                      <a:ext cx="4762500" cy="2752725"/>
                    </a:xfrm>
                    <a:prstGeom prst="rect">
                      <a:avLst/>
                    </a:prstGeom>
                  </pic:spPr>
                </pic:pic>
              </a:graphicData>
            </a:graphic>
          </wp:inline>
        </w:drawing>
      </w:r>
    </w:p>
    <w:p w14:paraId="360D1F29"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Figure 7. Job Recovery Rate by Race/Ethnic and Gender Group, 2018-2020</w:t>
      </w:r>
    </w:p>
    <w:p w14:paraId="30713D77" w14:textId="77777777" w:rsidR="00C20EAB" w:rsidRDefault="00C20EAB">
      <w:pPr>
        <w:spacing w:after="0"/>
        <w:rPr>
          <w:rFonts w:ascii="Times New Roman" w:hAnsi="Times New Roman" w:cs="Times New Roman"/>
          <w:sz w:val="24"/>
          <w:szCs w:val="24"/>
        </w:rPr>
      </w:pPr>
    </w:p>
    <w:p w14:paraId="034FC258"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Conclusions and Policy Implications</w:t>
      </w:r>
    </w:p>
    <w:p w14:paraId="25DF61B8" w14:textId="77777777" w:rsidR="00C20EAB" w:rsidRDefault="00C20EAB">
      <w:pPr>
        <w:spacing w:after="0"/>
        <w:rPr>
          <w:rFonts w:ascii="Times New Roman" w:hAnsi="Times New Roman" w:cs="Times New Roman"/>
          <w:b/>
          <w:bCs/>
          <w:sz w:val="24"/>
          <w:szCs w:val="24"/>
        </w:rPr>
      </w:pPr>
    </w:p>
    <w:p w14:paraId="05B488B8" w14:textId="77777777" w:rsidR="00C20EAB" w:rsidRDefault="00F26307">
      <w:pPr>
        <w:rPr>
          <w:rFonts w:ascii="Times New Roman" w:hAnsi="Times New Roman" w:cs="Times New Roman"/>
          <w:sz w:val="24"/>
          <w:szCs w:val="24"/>
        </w:rPr>
      </w:pPr>
      <w:r>
        <w:rPr>
          <w:rFonts w:ascii="Times New Roman" w:hAnsi="Times New Roman" w:cs="Times New Roman"/>
          <w:sz w:val="24"/>
          <w:szCs w:val="24"/>
        </w:rPr>
        <w:t xml:space="preserve">In this policy brief, we have highlighted several aspects of the COVID-19 </w:t>
      </w:r>
      <w:ins w:id="41" w:author="Jess Carson" w:date="2020-08-03T15:09:00Z">
        <w:r w:rsidR="00882528">
          <w:rPr>
            <w:rFonts w:ascii="Times New Roman" w:hAnsi="Times New Roman" w:cs="Times New Roman"/>
            <w:sz w:val="24"/>
            <w:szCs w:val="24"/>
          </w:rPr>
          <w:t xml:space="preserve">pandemic’s </w:t>
        </w:r>
      </w:ins>
      <w:r>
        <w:rPr>
          <w:rFonts w:ascii="Times New Roman" w:hAnsi="Times New Roman" w:cs="Times New Roman"/>
          <w:sz w:val="24"/>
          <w:szCs w:val="24"/>
        </w:rPr>
        <w:t>effects on unemployment patterns that have not been explored elsew</w:t>
      </w:r>
      <w:r>
        <w:rPr>
          <w:rFonts w:ascii="Times New Roman" w:hAnsi="Times New Roman" w:cs="Times New Roman"/>
          <w:sz w:val="24"/>
          <w:szCs w:val="24"/>
        </w:rPr>
        <w:t xml:space="preserve">here, notably the variation by race/ethnicity, gender, nativity, and socioeconomic status. The picture we have described is one of systemic inequality in both the initial effects of the pandemic on the country’s workforce, as well as the continued effects </w:t>
      </w:r>
      <w:r>
        <w:rPr>
          <w:rFonts w:ascii="Times New Roman" w:hAnsi="Times New Roman" w:cs="Times New Roman"/>
          <w:sz w:val="24"/>
          <w:szCs w:val="24"/>
        </w:rPr>
        <w:t>through the month of June. Recovery of jobs has been an unequal process, the story of which has largely been untold.</w:t>
      </w:r>
    </w:p>
    <w:p w14:paraId="79EDC026" w14:textId="77777777" w:rsidR="00C20EAB" w:rsidRDefault="00F26307">
      <w:pPr>
        <w:spacing w:after="0"/>
      </w:pPr>
      <w:r>
        <w:rPr>
          <w:rFonts w:ascii="Times New Roman" w:hAnsi="Times New Roman" w:cs="Times New Roman"/>
          <w:sz w:val="24"/>
          <w:szCs w:val="24"/>
        </w:rPr>
        <w:t>The current COVID-19 pandemic is placing major challenges on the</w:t>
      </w:r>
      <w:del w:id="42" w:author="Jess Carson" w:date="2020-08-03T15:10:00Z">
        <w:r w:rsidDel="00882528">
          <w:rPr>
            <w:rFonts w:ascii="Times New Roman" w:hAnsi="Times New Roman" w:cs="Times New Roman"/>
            <w:sz w:val="24"/>
            <w:szCs w:val="24"/>
          </w:rPr>
          <w:delText xml:space="preserve"> </w:delText>
        </w:r>
      </w:del>
      <w:r>
        <w:rPr>
          <w:rFonts w:ascii="Times New Roman" w:hAnsi="Times New Roman" w:cs="Times New Roman"/>
          <w:sz w:val="24"/>
          <w:szCs w:val="24"/>
        </w:rPr>
        <w:t xml:space="preserve"> U.S. workforce. In particular, Black and Latino workers, despite sufferin</w:t>
      </w:r>
      <w:r>
        <w:rPr>
          <w:rFonts w:ascii="Times New Roman" w:hAnsi="Times New Roman" w:cs="Times New Roman"/>
          <w:sz w:val="24"/>
          <w:szCs w:val="24"/>
        </w:rPr>
        <w:t>g from major upticks in unemployment, have been disproportionately over-represented among workers who cannot work from home, placing them in harm</w:t>
      </w:r>
      <w:ins w:id="43" w:author="Jess Carson" w:date="2020-08-03T15:10:00Z">
        <w:r w:rsidR="00882528">
          <w:rPr>
            <w:rFonts w:ascii="Times New Roman" w:hAnsi="Times New Roman" w:cs="Times New Roman"/>
            <w:sz w:val="24"/>
            <w:szCs w:val="24"/>
          </w:rPr>
          <w:t>’</w:t>
        </w:r>
      </w:ins>
      <w:r>
        <w:rPr>
          <w:rFonts w:ascii="Times New Roman" w:hAnsi="Times New Roman" w:cs="Times New Roman"/>
          <w:sz w:val="24"/>
          <w:szCs w:val="24"/>
        </w:rPr>
        <w:t>s way with elevated rates of contracting the Coronavirus.</w:t>
      </w:r>
      <w:r>
        <w:rPr>
          <w:rFonts w:ascii="Times New Roman" w:hAnsi="Times New Roman" w:cs="Times New Roman"/>
          <w:position w:val="6"/>
          <w:sz w:val="24"/>
          <w:szCs w:val="24"/>
        </w:rPr>
        <w:t>8</w:t>
      </w:r>
      <w:r>
        <w:rPr>
          <w:rFonts w:ascii="Times New Roman" w:hAnsi="Times New Roman" w:cs="Times New Roman"/>
          <w:sz w:val="24"/>
          <w:szCs w:val="24"/>
        </w:rPr>
        <w:t xml:space="preserve"> Furthermore, these</w:t>
      </w:r>
      <w:ins w:id="44" w:author="Jess Carson" w:date="2020-08-03T15:10:00Z">
        <w:r w:rsidR="00882528">
          <w:rPr>
            <w:rFonts w:ascii="Times New Roman" w:hAnsi="Times New Roman" w:cs="Times New Roman"/>
            <w:sz w:val="24"/>
            <w:szCs w:val="24"/>
          </w:rPr>
          <w:t xml:space="preserve"> in-person</w:t>
        </w:r>
      </w:ins>
      <w:r>
        <w:rPr>
          <w:rFonts w:ascii="Times New Roman" w:hAnsi="Times New Roman" w:cs="Times New Roman"/>
          <w:sz w:val="24"/>
          <w:szCs w:val="24"/>
        </w:rPr>
        <w:t xml:space="preserve"> workers</w:t>
      </w:r>
      <w:ins w:id="45" w:author="Jess Carson" w:date="2020-08-03T15:10:00Z">
        <w:r w:rsidR="00882528">
          <w:rPr>
            <w:rFonts w:ascii="Times New Roman" w:hAnsi="Times New Roman" w:cs="Times New Roman"/>
            <w:sz w:val="24"/>
            <w:szCs w:val="24"/>
          </w:rPr>
          <w:t xml:space="preserve"> (although also true of those</w:t>
        </w:r>
      </w:ins>
      <w:del w:id="46" w:author="Jess Carson" w:date="2020-08-03T15:10:00Z">
        <w:r w:rsidDel="00882528">
          <w:rPr>
            <w:rFonts w:ascii="Times New Roman" w:hAnsi="Times New Roman" w:cs="Times New Roman"/>
            <w:sz w:val="24"/>
            <w:szCs w:val="24"/>
          </w:rPr>
          <w:delText xml:space="preserve">, in particular, but even </w:delText>
        </w:r>
        <w:r w:rsidDel="00882528">
          <w:rPr>
            <w:rFonts w:ascii="Times New Roman" w:hAnsi="Times New Roman" w:cs="Times New Roman"/>
            <w:sz w:val="24"/>
            <w:szCs w:val="24"/>
          </w:rPr>
          <w:delText>those</w:delText>
        </w:r>
      </w:del>
      <w:r>
        <w:rPr>
          <w:rFonts w:ascii="Times New Roman" w:hAnsi="Times New Roman" w:cs="Times New Roman"/>
          <w:sz w:val="24"/>
          <w:szCs w:val="24"/>
        </w:rPr>
        <w:t xml:space="preserve"> working from home</w:t>
      </w:r>
      <w:ins w:id="47" w:author="Jess Carson" w:date="2020-08-03T15:10:00Z">
        <w:r w:rsidR="00882528">
          <w:rPr>
            <w:rFonts w:ascii="Times New Roman" w:hAnsi="Times New Roman" w:cs="Times New Roman"/>
            <w:sz w:val="24"/>
            <w:szCs w:val="24"/>
          </w:rPr>
          <w:t>)</w:t>
        </w:r>
      </w:ins>
      <w:r>
        <w:rPr>
          <w:rFonts w:ascii="Times New Roman" w:hAnsi="Times New Roman" w:cs="Times New Roman"/>
          <w:sz w:val="24"/>
          <w:szCs w:val="24"/>
        </w:rPr>
        <w:t>, require assistance with the care of children and other dependents. Moreover, people who have lost their jobs or who have been furloughed face grim prospects of finding employment and losing health insurance during these highly prec</w:t>
      </w:r>
      <w:r>
        <w:rPr>
          <w:rFonts w:ascii="Times New Roman" w:hAnsi="Times New Roman" w:cs="Times New Roman"/>
          <w:sz w:val="24"/>
          <w:szCs w:val="24"/>
        </w:rPr>
        <w:t xml:space="preserve">arious times. Undocumented immigrants, many who have been on the front lines providing basic services and food supplies to the American public, have been completely left out of stimulus funds, as have their U.S.-citizen </w:t>
      </w:r>
      <w:commentRangeStart w:id="48"/>
      <w:r>
        <w:rPr>
          <w:rFonts w:ascii="Times New Roman" w:hAnsi="Times New Roman" w:cs="Times New Roman"/>
          <w:sz w:val="24"/>
          <w:szCs w:val="24"/>
        </w:rPr>
        <w:t>spouses</w:t>
      </w:r>
      <w:commentRangeEnd w:id="48"/>
      <w:r w:rsidR="008B6670">
        <w:rPr>
          <w:rStyle w:val="CommentReference"/>
        </w:rPr>
        <w:commentReference w:id="48"/>
      </w:r>
      <w:r>
        <w:rPr>
          <w:rFonts w:ascii="Times New Roman" w:hAnsi="Times New Roman" w:cs="Times New Roman"/>
          <w:sz w:val="24"/>
          <w:szCs w:val="24"/>
        </w:rPr>
        <w:t xml:space="preserve">. </w:t>
      </w:r>
    </w:p>
    <w:p w14:paraId="30F172AF" w14:textId="77777777" w:rsidR="00C20EAB" w:rsidRDefault="00C20EAB">
      <w:pPr>
        <w:spacing w:after="0"/>
        <w:rPr>
          <w:rFonts w:ascii="Times New Roman" w:hAnsi="Times New Roman" w:cs="Times New Roman"/>
          <w:sz w:val="24"/>
          <w:szCs w:val="24"/>
        </w:rPr>
      </w:pPr>
    </w:p>
    <w:p w14:paraId="39C9673C" w14:textId="77777777" w:rsidR="00C20EAB" w:rsidRDefault="00F26307">
      <w:pPr>
        <w:spacing w:after="0"/>
      </w:pPr>
      <w:r>
        <w:rPr>
          <w:rFonts w:ascii="Times New Roman" w:hAnsi="Times New Roman" w:cs="Times New Roman"/>
          <w:sz w:val="24"/>
          <w:szCs w:val="24"/>
        </w:rPr>
        <w:t>The benefits associated w</w:t>
      </w:r>
      <w:r>
        <w:rPr>
          <w:rFonts w:ascii="Times New Roman" w:hAnsi="Times New Roman" w:cs="Times New Roman"/>
          <w:sz w:val="24"/>
          <w:szCs w:val="24"/>
        </w:rPr>
        <w:t xml:space="preserve">ith the CARES Act have now </w:t>
      </w:r>
      <w:commentRangeStart w:id="49"/>
      <w:r>
        <w:rPr>
          <w:rFonts w:ascii="Times New Roman" w:hAnsi="Times New Roman" w:cs="Times New Roman"/>
          <w:sz w:val="24"/>
          <w:szCs w:val="24"/>
        </w:rPr>
        <w:t xml:space="preserve">expired </w:t>
      </w:r>
      <w:commentRangeEnd w:id="49"/>
      <w:r w:rsidR="008B6670">
        <w:rPr>
          <w:rStyle w:val="CommentReference"/>
        </w:rPr>
        <w:commentReference w:id="49"/>
      </w:r>
      <w:r>
        <w:rPr>
          <w:rFonts w:ascii="Times New Roman" w:hAnsi="Times New Roman" w:cs="Times New Roman"/>
          <w:sz w:val="24"/>
          <w:szCs w:val="24"/>
        </w:rPr>
        <w:t>and tens of millions of people are still unemployed and in dire straits. Implications of the inequality in both joblessness and job recovery will likely have far reaching effects for other aspects of life. Some obvious im</w:t>
      </w:r>
      <w:r>
        <w:rPr>
          <w:rFonts w:ascii="Times New Roman" w:hAnsi="Times New Roman" w:cs="Times New Roman"/>
          <w:sz w:val="24"/>
          <w:szCs w:val="24"/>
        </w:rPr>
        <w:t xml:space="preserve">plications of prolonged joblessness related to COVID-19 are potential spikes in defaults on mortgages and rent payments, especially as rent assistance programs phase out of operation. Other implications of joblessness are food insecurity among households. </w:t>
      </w:r>
      <w:r>
        <w:rPr>
          <w:rFonts w:ascii="Times New Roman" w:hAnsi="Times New Roman" w:cs="Times New Roman"/>
          <w:sz w:val="24"/>
          <w:szCs w:val="24"/>
        </w:rPr>
        <w:t xml:space="preserve">Without reliable employment, and with </w:t>
      </w:r>
      <w:del w:id="50" w:author="Jess Carson" w:date="2020-08-03T15:11:00Z">
        <w:r w:rsidDel="008B6670">
          <w:rPr>
            <w:rFonts w:ascii="Times New Roman" w:hAnsi="Times New Roman" w:cs="Times New Roman"/>
            <w:sz w:val="24"/>
            <w:szCs w:val="24"/>
          </w:rPr>
          <w:delText xml:space="preserve">inequality </w:delText>
        </w:r>
      </w:del>
      <w:ins w:id="51" w:author="Jess Carson" w:date="2020-08-03T15:11:00Z">
        <w:r w:rsidR="008B6670">
          <w:rPr>
            <w:rFonts w:ascii="Times New Roman" w:hAnsi="Times New Roman" w:cs="Times New Roman"/>
            <w:sz w:val="24"/>
            <w:szCs w:val="24"/>
          </w:rPr>
          <w:t>uneven job recovery</w:t>
        </w:r>
      </w:ins>
      <w:del w:id="52" w:author="Jess Carson" w:date="2020-08-03T15:12:00Z">
        <w:r w:rsidDel="008B6670">
          <w:rPr>
            <w:rFonts w:ascii="Times New Roman" w:hAnsi="Times New Roman" w:cs="Times New Roman"/>
            <w:sz w:val="24"/>
            <w:szCs w:val="24"/>
          </w:rPr>
          <w:delText>in who is recovering their jobs</w:delText>
        </w:r>
      </w:del>
      <w:r>
        <w:rPr>
          <w:rFonts w:ascii="Times New Roman" w:hAnsi="Times New Roman" w:cs="Times New Roman"/>
          <w:sz w:val="24"/>
          <w:szCs w:val="24"/>
        </w:rPr>
        <w:t>, at-risk population will face exacerbated risks of temporary and longer-term food insecurity. These potential housing</w:t>
      </w:r>
      <w:ins w:id="53" w:author="Jess Carson" w:date="2020-08-03T15:12:00Z">
        <w:r w:rsidR="008B6670">
          <w:rPr>
            <w:rFonts w:ascii="Times New Roman" w:hAnsi="Times New Roman" w:cs="Times New Roman"/>
            <w:sz w:val="24"/>
            <w:szCs w:val="24"/>
          </w:rPr>
          <w:t xml:space="preserve"> </w:t>
        </w:r>
        <w:r w:rsidR="008B6670">
          <w:rPr>
            <w:rFonts w:ascii="Times New Roman" w:hAnsi="Times New Roman" w:cs="Times New Roman"/>
            <w:sz w:val="24"/>
            <w:szCs w:val="24"/>
          </w:rPr>
          <w:lastRenderedPageBreak/>
          <w:t>instability</w:t>
        </w:r>
      </w:ins>
      <w:r>
        <w:rPr>
          <w:rFonts w:ascii="Times New Roman" w:hAnsi="Times New Roman" w:cs="Times New Roman"/>
          <w:sz w:val="24"/>
          <w:szCs w:val="24"/>
        </w:rPr>
        <w:t xml:space="preserve"> and food </w:t>
      </w:r>
      <w:ins w:id="54" w:author="Jess Carson" w:date="2020-08-03T15:12:00Z">
        <w:r w:rsidR="008B6670">
          <w:rPr>
            <w:rFonts w:ascii="Times New Roman" w:hAnsi="Times New Roman" w:cs="Times New Roman"/>
            <w:sz w:val="24"/>
            <w:szCs w:val="24"/>
          </w:rPr>
          <w:t>in</w:t>
        </w:r>
      </w:ins>
      <w:r>
        <w:rPr>
          <w:rFonts w:ascii="Times New Roman" w:hAnsi="Times New Roman" w:cs="Times New Roman"/>
          <w:sz w:val="24"/>
          <w:szCs w:val="24"/>
        </w:rPr>
        <w:t xml:space="preserve">security </w:t>
      </w:r>
      <w:del w:id="55" w:author="Jess Carson" w:date="2020-08-03T15:12:00Z">
        <w:r w:rsidDel="008B6670">
          <w:rPr>
            <w:rFonts w:ascii="Times New Roman" w:hAnsi="Times New Roman" w:cs="Times New Roman"/>
            <w:sz w:val="24"/>
            <w:szCs w:val="24"/>
          </w:rPr>
          <w:delText xml:space="preserve">situations </w:delText>
        </w:r>
      </w:del>
      <w:ins w:id="56" w:author="Jess Carson" w:date="2020-08-03T15:12:00Z">
        <w:r w:rsidR="008B6670">
          <w:rPr>
            <w:rFonts w:ascii="Times New Roman" w:hAnsi="Times New Roman" w:cs="Times New Roman"/>
            <w:sz w:val="24"/>
            <w:szCs w:val="24"/>
          </w:rPr>
          <w:t>contexts</w:t>
        </w:r>
        <w:r w:rsidR="008B6670">
          <w:rPr>
            <w:rFonts w:ascii="Times New Roman" w:hAnsi="Times New Roman" w:cs="Times New Roman"/>
            <w:sz w:val="24"/>
            <w:szCs w:val="24"/>
          </w:rPr>
          <w:t xml:space="preserve"> </w:t>
        </w:r>
      </w:ins>
      <w:r>
        <w:rPr>
          <w:rFonts w:ascii="Times New Roman" w:hAnsi="Times New Roman" w:cs="Times New Roman"/>
          <w:sz w:val="24"/>
          <w:szCs w:val="24"/>
        </w:rPr>
        <w:t>have the potential to impact</w:t>
      </w:r>
      <w:r>
        <w:rPr>
          <w:rFonts w:ascii="Times New Roman" w:hAnsi="Times New Roman" w:cs="Times New Roman"/>
          <w:sz w:val="24"/>
          <w:szCs w:val="24"/>
        </w:rPr>
        <w:t xml:space="preserve"> health and well-being among already marginalized populations. Further study of the local-area impacts of these economic conditions is needed, as notable state-level differences in the patterns discussed herein are also present. </w:t>
      </w:r>
      <w:commentRangeStart w:id="57"/>
      <w:r>
        <w:rPr>
          <w:rFonts w:ascii="Times New Roman" w:hAnsi="Times New Roman" w:cs="Times New Roman"/>
          <w:sz w:val="24"/>
          <w:szCs w:val="24"/>
        </w:rPr>
        <w:t>Unfortunately, with the pre</w:t>
      </w:r>
      <w:r>
        <w:rPr>
          <w:rFonts w:ascii="Times New Roman" w:hAnsi="Times New Roman" w:cs="Times New Roman"/>
          <w:sz w:val="24"/>
          <w:szCs w:val="24"/>
        </w:rPr>
        <w:t xml:space="preserve">mature opening of business in many states in the South and West have resulted in major outbreaks in the region, particularly in Arizona, Texas, and Florida. </w:t>
      </w:r>
      <w:commentRangeEnd w:id="57"/>
      <w:r w:rsidR="008B6670">
        <w:rPr>
          <w:rStyle w:val="CommentReference"/>
        </w:rPr>
        <w:commentReference w:id="57"/>
      </w:r>
      <w:r>
        <w:rPr>
          <w:rFonts w:ascii="Times New Roman" w:hAnsi="Times New Roman" w:cs="Times New Roman"/>
          <w:sz w:val="24"/>
          <w:szCs w:val="24"/>
        </w:rPr>
        <w:t>Again, as shown in this policy brief, people of color continue to bear the brunt of the ravage of t</w:t>
      </w:r>
      <w:r>
        <w:rPr>
          <w:rFonts w:ascii="Times New Roman" w:hAnsi="Times New Roman" w:cs="Times New Roman"/>
          <w:sz w:val="24"/>
          <w:szCs w:val="24"/>
        </w:rPr>
        <w:t xml:space="preserve">he pandemic. The pandemic has exposed profound racial divides in this country that policymakers will need to address with an equity </w:t>
      </w:r>
      <w:commentRangeStart w:id="58"/>
      <w:r>
        <w:rPr>
          <w:rFonts w:ascii="Times New Roman" w:hAnsi="Times New Roman" w:cs="Times New Roman"/>
          <w:sz w:val="24"/>
          <w:szCs w:val="24"/>
        </w:rPr>
        <w:t>lens</w:t>
      </w:r>
      <w:commentRangeEnd w:id="58"/>
      <w:r w:rsidR="008B6670">
        <w:rPr>
          <w:rStyle w:val="CommentReference"/>
        </w:rPr>
        <w:commentReference w:id="58"/>
      </w:r>
      <w:r>
        <w:rPr>
          <w:rFonts w:ascii="Times New Roman" w:hAnsi="Times New Roman" w:cs="Times New Roman"/>
          <w:sz w:val="24"/>
          <w:szCs w:val="24"/>
        </w:rPr>
        <w:t>.</w:t>
      </w:r>
    </w:p>
    <w:p w14:paraId="7E8A4375" w14:textId="77777777" w:rsidR="00C20EAB" w:rsidRDefault="00C20EAB">
      <w:pPr>
        <w:spacing w:after="0"/>
        <w:rPr>
          <w:rFonts w:ascii="Times New Roman" w:hAnsi="Times New Roman" w:cs="Times New Roman"/>
          <w:sz w:val="24"/>
          <w:szCs w:val="24"/>
        </w:rPr>
      </w:pPr>
    </w:p>
    <w:p w14:paraId="194AD777" w14:textId="77777777" w:rsidR="00C20EAB" w:rsidRDefault="00F26307">
      <w:pPr>
        <w:spacing w:after="0"/>
        <w:rPr>
          <w:rFonts w:ascii="Times New Roman" w:hAnsi="Times New Roman" w:cs="Times New Roman"/>
          <w:b/>
          <w:bCs/>
          <w:sz w:val="24"/>
          <w:szCs w:val="24"/>
        </w:rPr>
      </w:pPr>
      <w:r>
        <w:rPr>
          <w:rFonts w:ascii="Times New Roman" w:hAnsi="Times New Roman" w:cs="Times New Roman"/>
          <w:b/>
          <w:bCs/>
          <w:sz w:val="24"/>
          <w:szCs w:val="24"/>
        </w:rPr>
        <w:t>Endnotes</w:t>
      </w:r>
    </w:p>
    <w:p w14:paraId="6738C2B9" w14:textId="77777777" w:rsidR="00C20EAB" w:rsidRDefault="00C20EAB">
      <w:pPr>
        <w:spacing w:after="0"/>
        <w:rPr>
          <w:rFonts w:ascii="Times New Roman" w:hAnsi="Times New Roman" w:cs="Times New Roman"/>
          <w:sz w:val="24"/>
          <w:szCs w:val="24"/>
        </w:rPr>
      </w:pPr>
    </w:p>
    <w:p w14:paraId="079332E3" w14:textId="77777777" w:rsidR="00C20EAB" w:rsidRDefault="00F26307">
      <w:pPr>
        <w:spacing w:after="0"/>
      </w:pPr>
      <w:r>
        <w:rPr>
          <w:rFonts w:ascii="Times New Roman" w:hAnsi="Times New Roman" w:cs="Times New Roman"/>
          <w:position w:val="6"/>
          <w:sz w:val="24"/>
          <w:szCs w:val="24"/>
        </w:rPr>
        <w:t>1</w:t>
      </w:r>
      <w:r>
        <w:rPr>
          <w:rFonts w:ascii="Times New Roman" w:hAnsi="Times New Roman" w:cs="Times New Roman"/>
          <w:sz w:val="24"/>
          <w:szCs w:val="24"/>
        </w:rPr>
        <w:t xml:space="preserve"> Ricard A. Oppel Jr., Robert Gebeloff, K.K. Rebecca Lai, Will Wright, and Mitch Smith, “The Fullest Look Yet at the Racial Inequity of Coronavirus,” </w:t>
      </w:r>
      <w:r>
        <w:rPr>
          <w:rFonts w:ascii="Times New Roman" w:hAnsi="Times New Roman" w:cs="Times New Roman"/>
          <w:i/>
          <w:iCs/>
          <w:sz w:val="24"/>
          <w:szCs w:val="24"/>
        </w:rPr>
        <w:t>New York Times</w:t>
      </w:r>
      <w:r>
        <w:rPr>
          <w:rFonts w:ascii="Times New Roman" w:hAnsi="Times New Roman" w:cs="Times New Roman"/>
          <w:sz w:val="24"/>
          <w:szCs w:val="24"/>
        </w:rPr>
        <w:t xml:space="preserve">, July 5, 2020, accessed August 1, 2020, </w:t>
      </w:r>
      <w:hyperlink r:id="rId17" w:tgtFrame="_top">
        <w:r>
          <w:rPr>
            <w:rStyle w:val="Hyperlink"/>
            <w:rFonts w:ascii="Times New Roman" w:hAnsi="Times New Roman" w:cs="Times New Roman"/>
            <w:sz w:val="24"/>
            <w:szCs w:val="24"/>
          </w:rPr>
          <w:t>https://www.nytimes.com/interactive/2020/07/05/us/coronavirus-latinos-african-americans-cdc-data.html</w:t>
        </w:r>
      </w:hyperlink>
      <w:r>
        <w:rPr>
          <w:rFonts w:ascii="Times New Roman" w:hAnsi="Times New Roman" w:cs="Times New Roman"/>
          <w:sz w:val="24"/>
          <w:szCs w:val="24"/>
        </w:rPr>
        <w:t>.</w:t>
      </w:r>
    </w:p>
    <w:p w14:paraId="3513F5B9" w14:textId="77777777" w:rsidR="00C20EAB" w:rsidRDefault="00C20EAB">
      <w:pPr>
        <w:spacing w:after="0"/>
        <w:rPr>
          <w:rFonts w:ascii="Times New Roman" w:hAnsi="Times New Roman" w:cs="Times New Roman"/>
          <w:sz w:val="24"/>
          <w:szCs w:val="24"/>
        </w:rPr>
      </w:pPr>
    </w:p>
    <w:p w14:paraId="59C68A14" w14:textId="77777777" w:rsidR="00C20EAB" w:rsidRDefault="00F26307">
      <w:pPr>
        <w:spacing w:after="0"/>
      </w:pPr>
      <w:r>
        <w:rPr>
          <w:rFonts w:ascii="Times New Roman" w:hAnsi="Times New Roman" w:cs="Times New Roman"/>
          <w:position w:val="6"/>
          <w:sz w:val="24"/>
          <w:szCs w:val="24"/>
        </w:rPr>
        <w:t>2</w:t>
      </w:r>
      <w:r>
        <w:rPr>
          <w:rFonts w:ascii="Times New Roman" w:hAnsi="Times New Roman" w:cs="Times New Roman"/>
          <w:sz w:val="24"/>
          <w:szCs w:val="24"/>
        </w:rPr>
        <w:t xml:space="preserve"> Tiffany Ford, Sarah Reber, and Richard Reeves, “Race Gaps in COVID-19 Are Even Bigger Than They Appear,” </w:t>
      </w:r>
      <w:r>
        <w:rPr>
          <w:rFonts w:ascii="Times New Roman" w:hAnsi="Times New Roman" w:cs="Times New Roman"/>
          <w:i/>
          <w:iCs/>
          <w:sz w:val="24"/>
          <w:szCs w:val="24"/>
        </w:rPr>
        <w:t>Brookings</w:t>
      </w:r>
      <w:r>
        <w:rPr>
          <w:rFonts w:ascii="Times New Roman" w:hAnsi="Times New Roman" w:cs="Times New Roman"/>
          <w:sz w:val="24"/>
          <w:szCs w:val="24"/>
        </w:rPr>
        <w:t xml:space="preserve">, June 16, 2020, accessed August 1, 2020, </w:t>
      </w:r>
      <w:hyperlink r:id="rId18" w:tgtFrame="_top">
        <w:r>
          <w:rPr>
            <w:rStyle w:val="Hyperlink"/>
            <w:rFonts w:ascii="Times New Roman" w:hAnsi="Times New Roman" w:cs="Times New Roman"/>
            <w:sz w:val="24"/>
            <w:szCs w:val="24"/>
          </w:rPr>
          <w:t>https://www.brookings.edu/blog/up-front/2020/06/16/race-gaps-in-covid-19-deaths-are-even-bigger-than-they-appear/</w:t>
        </w:r>
      </w:hyperlink>
      <w:r>
        <w:rPr>
          <w:rFonts w:ascii="Times New Roman" w:hAnsi="Times New Roman" w:cs="Times New Roman"/>
          <w:sz w:val="24"/>
          <w:szCs w:val="24"/>
        </w:rPr>
        <w:t>.</w:t>
      </w:r>
    </w:p>
    <w:p w14:paraId="30AC133C" w14:textId="77777777" w:rsidR="00C20EAB" w:rsidRDefault="00C20EAB">
      <w:pPr>
        <w:spacing w:after="0"/>
        <w:rPr>
          <w:rFonts w:ascii="Times New Roman" w:hAnsi="Times New Roman" w:cs="Times New Roman"/>
          <w:sz w:val="24"/>
          <w:szCs w:val="24"/>
        </w:rPr>
      </w:pPr>
    </w:p>
    <w:p w14:paraId="546AA2D6" w14:textId="77777777" w:rsidR="00C20EAB" w:rsidRDefault="00F26307">
      <w:pPr>
        <w:spacing w:after="0"/>
      </w:pPr>
      <w:r>
        <w:rPr>
          <w:rFonts w:ascii="Times New Roman" w:hAnsi="Times New Roman" w:cs="Times New Roman"/>
          <w:position w:val="6"/>
          <w:sz w:val="24"/>
          <w:szCs w:val="24"/>
        </w:rPr>
        <w:t>3</w:t>
      </w:r>
      <w:r>
        <w:rPr>
          <w:rFonts w:ascii="Times New Roman" w:hAnsi="Times New Roman" w:cs="Times New Roman"/>
          <w:sz w:val="24"/>
          <w:szCs w:val="24"/>
        </w:rPr>
        <w:t xml:space="preserve"> Bureau of Labor Statistics, “Employment Status of the Civilian Noninstitutional Population 16 </w:t>
      </w:r>
      <w:r>
        <w:rPr>
          <w:rFonts w:ascii="Times New Roman" w:hAnsi="Times New Roman" w:cs="Times New Roman"/>
          <w:sz w:val="24"/>
          <w:szCs w:val="24"/>
        </w:rPr>
        <w:t xml:space="preserve">Years and Over, 1985 to Date,” (Washington, DC: Bureau of Labor Statistics, 2020), accessed July 24, 2020, </w:t>
      </w:r>
      <w:hyperlink r:id="rId19" w:tgtFrame="_top">
        <w:r>
          <w:rPr>
            <w:rStyle w:val="Hyperlink"/>
            <w:rFonts w:ascii="Times New Roman" w:hAnsi="Times New Roman" w:cs="Times New Roman"/>
            <w:sz w:val="24"/>
            <w:szCs w:val="24"/>
          </w:rPr>
          <w:t>https://www.bls.gov/web/empsit/cpseea01.pdf</w:t>
        </w:r>
      </w:hyperlink>
      <w:r>
        <w:rPr>
          <w:rFonts w:ascii="Times New Roman" w:hAnsi="Times New Roman" w:cs="Times New Roman"/>
          <w:sz w:val="24"/>
          <w:szCs w:val="24"/>
        </w:rPr>
        <w:t>.</w:t>
      </w:r>
    </w:p>
    <w:p w14:paraId="19F5D4DF" w14:textId="77777777" w:rsidR="00C20EAB" w:rsidRDefault="00C20EAB">
      <w:pPr>
        <w:spacing w:after="0"/>
        <w:rPr>
          <w:rFonts w:ascii="Times New Roman" w:hAnsi="Times New Roman" w:cs="Times New Roman"/>
          <w:sz w:val="24"/>
          <w:szCs w:val="24"/>
        </w:rPr>
      </w:pPr>
    </w:p>
    <w:p w14:paraId="06F41C6C" w14:textId="77777777" w:rsidR="00C20EAB" w:rsidRDefault="00F26307">
      <w:pPr>
        <w:spacing w:after="0"/>
      </w:pPr>
      <w:r>
        <w:rPr>
          <w:rFonts w:ascii="Times New Roman" w:hAnsi="Times New Roman" w:cs="Times New Roman"/>
          <w:position w:val="6"/>
          <w:sz w:val="24"/>
          <w:szCs w:val="24"/>
        </w:rPr>
        <w:t>4</w:t>
      </w:r>
      <w:r>
        <w:rPr>
          <w:rFonts w:ascii="Times New Roman" w:hAnsi="Times New Roman" w:cs="Times New Roman"/>
          <w:sz w:val="24"/>
          <w:szCs w:val="24"/>
        </w:rPr>
        <w:t xml:space="preserve"> Danielle Kurtzleben, “Job Lo</w:t>
      </w:r>
      <w:r>
        <w:rPr>
          <w:rFonts w:ascii="Times New Roman" w:hAnsi="Times New Roman" w:cs="Times New Roman"/>
          <w:sz w:val="24"/>
          <w:szCs w:val="24"/>
        </w:rPr>
        <w:t xml:space="preserve">sses Higher among People of Color during Coronavirus Pandemic,” </w:t>
      </w:r>
      <w:r>
        <w:rPr>
          <w:rFonts w:ascii="Times New Roman" w:hAnsi="Times New Roman" w:cs="Times New Roman"/>
          <w:i/>
          <w:iCs/>
          <w:sz w:val="24"/>
          <w:szCs w:val="24"/>
        </w:rPr>
        <w:t>NPR</w:t>
      </w:r>
      <w:r>
        <w:rPr>
          <w:rFonts w:ascii="Times New Roman" w:hAnsi="Times New Roman" w:cs="Times New Roman"/>
          <w:sz w:val="24"/>
          <w:szCs w:val="24"/>
        </w:rPr>
        <w:t xml:space="preserve">, April 22, 2020, accessed July 24, 2020, </w:t>
      </w:r>
      <w:hyperlink r:id="rId20" w:tgtFrame="_top">
        <w:r>
          <w:rPr>
            <w:rStyle w:val="Hyperlink"/>
            <w:rFonts w:ascii="Times New Roman" w:hAnsi="Times New Roman" w:cs="Times New Roman"/>
            <w:sz w:val="24"/>
            <w:szCs w:val="24"/>
          </w:rPr>
          <w:t>https://www.npr.org/2020/04/22/840276956/minorities-often-work-these-jobs-they-were-among-first-to-go-in-coronavirus-layo</w:t>
        </w:r>
      </w:hyperlink>
      <w:r>
        <w:rPr>
          <w:rFonts w:ascii="Times New Roman" w:hAnsi="Times New Roman" w:cs="Times New Roman"/>
          <w:sz w:val="24"/>
          <w:szCs w:val="24"/>
        </w:rPr>
        <w:t>.</w:t>
      </w:r>
    </w:p>
    <w:p w14:paraId="5DF3118E" w14:textId="77777777" w:rsidR="00C20EAB" w:rsidRDefault="00C20EAB">
      <w:pPr>
        <w:spacing w:after="0"/>
        <w:rPr>
          <w:rFonts w:ascii="Times New Roman" w:hAnsi="Times New Roman" w:cs="Times New Roman"/>
          <w:sz w:val="24"/>
          <w:szCs w:val="24"/>
        </w:rPr>
      </w:pPr>
    </w:p>
    <w:p w14:paraId="50F568E0" w14:textId="77777777" w:rsidR="00C20EAB" w:rsidRDefault="00F26307">
      <w:pPr>
        <w:spacing w:after="0"/>
      </w:pPr>
      <w:r>
        <w:rPr>
          <w:rFonts w:ascii="Times New Roman" w:hAnsi="Times New Roman" w:cs="Times New Roman"/>
          <w:position w:val="6"/>
          <w:sz w:val="24"/>
          <w:szCs w:val="24"/>
        </w:rPr>
        <w:t>5</w:t>
      </w:r>
      <w:r>
        <w:rPr>
          <w:rFonts w:ascii="Times New Roman" w:hAnsi="Times New Roman" w:cs="Times New Roman"/>
          <w:sz w:val="24"/>
          <w:szCs w:val="24"/>
        </w:rPr>
        <w:t xml:space="preserve"> Jenny Jarvie, “The U.S. Citizens Won’t Get Coronavirus Stimulus Check—Because Their Spouses are Immigrants,” </w:t>
      </w:r>
      <w:r>
        <w:rPr>
          <w:rFonts w:ascii="Times New Roman" w:hAnsi="Times New Roman" w:cs="Times New Roman"/>
          <w:i/>
          <w:iCs/>
          <w:sz w:val="24"/>
          <w:szCs w:val="24"/>
        </w:rPr>
        <w:t>Los Angeles</w:t>
      </w:r>
      <w:r>
        <w:rPr>
          <w:rFonts w:ascii="Times New Roman" w:hAnsi="Times New Roman" w:cs="Times New Roman"/>
          <w:sz w:val="24"/>
          <w:szCs w:val="24"/>
        </w:rPr>
        <w:t xml:space="preserve"> </w:t>
      </w:r>
      <w:r>
        <w:rPr>
          <w:rFonts w:ascii="Times New Roman" w:hAnsi="Times New Roman" w:cs="Times New Roman"/>
          <w:i/>
          <w:iCs/>
          <w:sz w:val="24"/>
          <w:szCs w:val="24"/>
        </w:rPr>
        <w:t>Times</w:t>
      </w:r>
      <w:r>
        <w:rPr>
          <w:rFonts w:ascii="Times New Roman" w:hAnsi="Times New Roman" w:cs="Times New Roman"/>
          <w:sz w:val="24"/>
          <w:szCs w:val="24"/>
        </w:rPr>
        <w:t xml:space="preserve">, April 20, 2020, accessed July 24, 2020, </w:t>
      </w:r>
      <w:hyperlink r:id="rId21" w:tgtFrame="_top">
        <w:r>
          <w:rPr>
            <w:rStyle w:val="Hyperlink"/>
            <w:rFonts w:ascii="Times New Roman" w:hAnsi="Times New Roman" w:cs="Times New Roman"/>
            <w:sz w:val="24"/>
            <w:szCs w:val="24"/>
          </w:rPr>
          <w:t>https://www.latimes.com/world-nation/story/2020-04-20/u-s-citizens-coro</w:t>
        </w:r>
        <w:r>
          <w:rPr>
            <w:rStyle w:val="Hyperlink"/>
            <w:rFonts w:ascii="Times New Roman" w:hAnsi="Times New Roman" w:cs="Times New Roman"/>
            <w:sz w:val="24"/>
            <w:szCs w:val="24"/>
          </w:rPr>
          <w:t>navirus-stimulus-checks-spouses-immigrants</w:t>
        </w:r>
      </w:hyperlink>
      <w:r>
        <w:rPr>
          <w:rFonts w:ascii="Times New Roman" w:hAnsi="Times New Roman" w:cs="Times New Roman"/>
          <w:sz w:val="24"/>
          <w:szCs w:val="24"/>
        </w:rPr>
        <w:t>.</w:t>
      </w:r>
    </w:p>
    <w:p w14:paraId="71C52F9D" w14:textId="77777777" w:rsidR="00C20EAB" w:rsidRDefault="00C20EAB">
      <w:pPr>
        <w:spacing w:after="0"/>
        <w:rPr>
          <w:rFonts w:ascii="Times New Roman" w:hAnsi="Times New Roman" w:cs="Times New Roman"/>
          <w:sz w:val="24"/>
          <w:szCs w:val="24"/>
        </w:rPr>
      </w:pPr>
    </w:p>
    <w:p w14:paraId="34C09CDC" w14:textId="77777777" w:rsidR="00C20EAB" w:rsidRDefault="00F26307">
      <w:pPr>
        <w:spacing w:after="0"/>
      </w:pPr>
      <w:r>
        <w:rPr>
          <w:rFonts w:ascii="Times New Roman" w:hAnsi="Times New Roman" w:cs="Times New Roman"/>
          <w:position w:val="6"/>
          <w:sz w:val="24"/>
          <w:szCs w:val="24"/>
        </w:rPr>
        <w:t>6</w:t>
      </w:r>
      <w:r>
        <w:rPr>
          <w:rFonts w:ascii="Times New Roman" w:hAnsi="Times New Roman" w:cs="Times New Roman"/>
          <w:sz w:val="24"/>
          <w:szCs w:val="24"/>
        </w:rPr>
        <w:t xml:space="preserve"> Charisse Jones, “’The Jobs Just Aren’t There’: Number of Americans Filing for Unemployment Rises for First Time Since March, Even as Aid is Set to Shrink,” </w:t>
      </w:r>
      <w:r>
        <w:rPr>
          <w:rFonts w:ascii="Times New Roman" w:hAnsi="Times New Roman" w:cs="Times New Roman"/>
          <w:i/>
          <w:iCs/>
          <w:sz w:val="24"/>
          <w:szCs w:val="24"/>
        </w:rPr>
        <w:t>USA Today</w:t>
      </w:r>
      <w:r>
        <w:rPr>
          <w:rFonts w:ascii="Times New Roman" w:hAnsi="Times New Roman" w:cs="Times New Roman"/>
          <w:sz w:val="24"/>
          <w:szCs w:val="24"/>
        </w:rPr>
        <w:t xml:space="preserve">, July 23, 2020, accessed July 24, 2020, </w:t>
      </w:r>
      <w:hyperlink r:id="rId22"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14:paraId="5C4E8374" w14:textId="77777777" w:rsidR="00C20EAB" w:rsidRDefault="00C20EAB">
      <w:pPr>
        <w:spacing w:after="0"/>
        <w:rPr>
          <w:rFonts w:ascii="Times New Roman" w:hAnsi="Times New Roman" w:cs="Times New Roman"/>
          <w:sz w:val="24"/>
          <w:szCs w:val="24"/>
        </w:rPr>
      </w:pPr>
    </w:p>
    <w:p w14:paraId="4B15E9AF" w14:textId="77777777" w:rsidR="00C20EAB" w:rsidRDefault="00F26307">
      <w:pPr>
        <w:spacing w:after="0"/>
      </w:pPr>
      <w:r>
        <w:rPr>
          <w:rFonts w:ascii="Times New Roman" w:hAnsi="Times New Roman" w:cs="Times New Roman"/>
          <w:position w:val="6"/>
          <w:sz w:val="24"/>
          <w:szCs w:val="24"/>
        </w:rPr>
        <w:t>7</w:t>
      </w:r>
      <w:r>
        <w:rPr>
          <w:rFonts w:ascii="Times New Roman" w:hAnsi="Times New Roman" w:cs="Times New Roman"/>
          <w:sz w:val="24"/>
          <w:szCs w:val="24"/>
        </w:rPr>
        <w:t xml:space="preserve"> Lauren Fay Carlson, “Breaking Down the Uniqu</w:t>
      </w:r>
      <w:r>
        <w:rPr>
          <w:rFonts w:ascii="Times New Roman" w:hAnsi="Times New Roman" w:cs="Times New Roman"/>
          <w:sz w:val="24"/>
          <w:szCs w:val="24"/>
        </w:rPr>
        <w:t xml:space="preserve">e Challenges of Michigan’s Migrant Farmworkers During COVID-19,” </w:t>
      </w:r>
      <w:r>
        <w:rPr>
          <w:rFonts w:ascii="Times New Roman" w:hAnsi="Times New Roman" w:cs="Times New Roman"/>
          <w:i/>
          <w:iCs/>
          <w:sz w:val="24"/>
          <w:szCs w:val="24"/>
        </w:rPr>
        <w:t>Rapid Growth</w:t>
      </w:r>
      <w:r>
        <w:rPr>
          <w:rFonts w:ascii="Times New Roman" w:hAnsi="Times New Roman" w:cs="Times New Roman"/>
          <w:sz w:val="24"/>
          <w:szCs w:val="24"/>
        </w:rPr>
        <w:t xml:space="preserve">, June 22, 2020, accessed July 24, 2020, </w:t>
      </w:r>
      <w:hyperlink r:id="rId23" w:tgtFrame="_top">
        <w:r>
          <w:rPr>
            <w:rStyle w:val="Hyperlink"/>
            <w:rFonts w:ascii="Times New Roman" w:hAnsi="Times New Roman" w:cs="Times New Roman"/>
            <w:sz w:val="24"/>
            <w:szCs w:val="24"/>
          </w:rPr>
          <w:t>https://www.rapidgrowthmedia.com/f</w:t>
        </w:r>
        <w:r>
          <w:rPr>
            <w:rStyle w:val="Hyperlink"/>
            <w:rFonts w:ascii="Times New Roman" w:hAnsi="Times New Roman" w:cs="Times New Roman"/>
            <w:sz w:val="24"/>
            <w:szCs w:val="24"/>
          </w:rPr>
          <w:t>eatures/migrant_farmworkers_COVID19.aspx</w:t>
        </w:r>
      </w:hyperlink>
      <w:r>
        <w:rPr>
          <w:rFonts w:ascii="Times New Roman" w:hAnsi="Times New Roman" w:cs="Times New Roman"/>
          <w:sz w:val="24"/>
          <w:szCs w:val="24"/>
        </w:rPr>
        <w:t>.</w:t>
      </w:r>
    </w:p>
    <w:p w14:paraId="22B2B1AC" w14:textId="77777777" w:rsidR="00C20EAB" w:rsidRDefault="00C20EAB">
      <w:pPr>
        <w:spacing w:after="0"/>
        <w:rPr>
          <w:rFonts w:ascii="Times New Roman" w:hAnsi="Times New Roman" w:cs="Times New Roman"/>
          <w:sz w:val="24"/>
          <w:szCs w:val="24"/>
        </w:rPr>
      </w:pPr>
    </w:p>
    <w:p w14:paraId="3C56D7D2" w14:textId="77777777" w:rsidR="00C20EAB" w:rsidRDefault="00F26307">
      <w:pPr>
        <w:spacing w:after="0"/>
      </w:pPr>
      <w:r>
        <w:rPr>
          <w:rFonts w:ascii="Times New Roman" w:hAnsi="Times New Roman"/>
          <w:position w:val="6"/>
          <w:sz w:val="14"/>
        </w:rPr>
        <w:t>8</w:t>
      </w:r>
      <w:r>
        <w:rPr>
          <w:rFonts w:ascii="Times New Roman" w:hAnsi="Times New Roman"/>
        </w:rPr>
        <w:t xml:space="preserve"> Carlos Ballesteros, “Working From Home Not an Option for Most Black and Latino Workers During Coronavirus Crisis,” </w:t>
      </w:r>
      <w:r>
        <w:rPr>
          <w:rFonts w:ascii="Times New Roman" w:hAnsi="Times New Roman"/>
          <w:i/>
          <w:iCs/>
        </w:rPr>
        <w:t>Chicago Sun Times</w:t>
      </w:r>
      <w:r>
        <w:rPr>
          <w:rFonts w:ascii="Times New Roman" w:hAnsi="Times New Roman"/>
        </w:rPr>
        <w:t xml:space="preserve">, April 9, 2020, accessed August 1, 2020, </w:t>
      </w:r>
      <w:hyperlink r:id="rId24" w:tgtFrame="_top">
        <w:r>
          <w:rPr>
            <w:rStyle w:val="Hyperlink"/>
            <w:rFonts w:ascii="Times New Roman" w:hAnsi="Times New Roman"/>
          </w:rPr>
          <w:t>https://chicago.suntimes.com/coronavirus/2020/4/9/21212043/coronavirus-covid-19-racial-disparity-black-latino-workers-work-from-hom</w:t>
        </w:r>
        <w:r>
          <w:rPr>
            <w:rStyle w:val="Hyperlink"/>
            <w:rFonts w:ascii="Times New Roman" w:hAnsi="Times New Roman"/>
          </w:rPr>
          <w:t>e</w:t>
        </w:r>
      </w:hyperlink>
      <w:r>
        <w:rPr>
          <w:rFonts w:ascii="Times New Roman" w:hAnsi="Times New Roman"/>
        </w:rPr>
        <w:t>.</w:t>
      </w:r>
    </w:p>
    <w:p w14:paraId="6AA25FF0" w14:textId="77777777" w:rsidR="00C20EAB" w:rsidRDefault="00C20EAB">
      <w:pPr>
        <w:spacing w:after="0"/>
        <w:rPr>
          <w:rFonts w:ascii="Times New Roman" w:hAnsi="Times New Roman"/>
        </w:rPr>
      </w:pPr>
    </w:p>
    <w:p w14:paraId="7247736B" w14:textId="77777777" w:rsidR="00C20EAB" w:rsidRDefault="00F26307">
      <w:pPr>
        <w:spacing w:after="0"/>
      </w:pPr>
      <w:r>
        <w:rPr>
          <w:rFonts w:ascii="Times New Roman" w:hAnsi="Times New Roman"/>
          <w:b/>
          <w:bCs/>
        </w:rPr>
        <w:t>About the Authors</w:t>
      </w:r>
    </w:p>
    <w:p w14:paraId="3A23CC07" w14:textId="77777777" w:rsidR="00C20EAB" w:rsidRDefault="00C20EAB">
      <w:pPr>
        <w:spacing w:after="0"/>
        <w:rPr>
          <w:rFonts w:ascii="Times New Roman" w:hAnsi="Times New Roman"/>
        </w:rPr>
      </w:pPr>
    </w:p>
    <w:p w14:paraId="0A5701A3" w14:textId="77777777" w:rsidR="00C20EAB" w:rsidRDefault="00F26307">
      <w:pPr>
        <w:spacing w:after="0"/>
      </w:pPr>
      <w:r>
        <w:rPr>
          <w:rFonts w:ascii="Times New Roman" w:hAnsi="Times New Roman"/>
          <w:b/>
          <w:bCs/>
        </w:rPr>
        <w:t>Rogelio Sáenz</w:t>
      </w:r>
      <w:r>
        <w:rPr>
          <w:rFonts w:ascii="Times New Roman" w:hAnsi="Times New Roman"/>
        </w:rPr>
        <w:t xml:space="preserve"> is professor in the Department of Demography at the University of Texas. He is a policy fellow at the Carsey School of Public Policy. Sáenz has written extensively on issues related to demography, Latinos, race, inequal</w:t>
      </w:r>
      <w:r>
        <w:rPr>
          <w:rFonts w:ascii="Times New Roman" w:hAnsi="Times New Roman"/>
        </w:rPr>
        <w:t xml:space="preserve">ity, and public policy. </w:t>
      </w:r>
      <w:r>
        <w:rPr>
          <w:rFonts w:ascii="Times New Roman" w:hAnsi="Times New Roman"/>
          <w:b/>
          <w:bCs/>
        </w:rPr>
        <w:t xml:space="preserve">Corey Sparks </w:t>
      </w:r>
      <w:r>
        <w:rPr>
          <w:rFonts w:ascii="Times New Roman" w:hAnsi="Times New Roman"/>
        </w:rPr>
        <w:t>is associate professor in the Department of Demography at the University of Texas at San Antonio. He has written extensively on statistical methodology, spatial analysis and health inequality in the U.S. and internation</w:t>
      </w:r>
      <w:r>
        <w:rPr>
          <w:rFonts w:ascii="Times New Roman" w:hAnsi="Times New Roman"/>
        </w:rPr>
        <w:t>ally.</w:t>
      </w:r>
    </w:p>
    <w:p w14:paraId="46E67C91" w14:textId="77777777" w:rsidR="00C20EAB" w:rsidRDefault="00C20EAB">
      <w:pPr>
        <w:spacing w:after="0"/>
        <w:rPr>
          <w:rFonts w:ascii="Times New Roman" w:hAnsi="Times New Roman"/>
        </w:rPr>
      </w:pPr>
    </w:p>
    <w:p w14:paraId="1345A2EA" w14:textId="77777777" w:rsidR="00C20EAB" w:rsidRDefault="00F26307">
      <w:pPr>
        <w:spacing w:after="0"/>
        <w:rPr>
          <w:rFonts w:ascii="Times New Roman" w:hAnsi="Times New Roman"/>
        </w:rPr>
      </w:pPr>
      <w:r>
        <w:rPr>
          <w:rFonts w:ascii="Times New Roman" w:hAnsi="Times New Roman"/>
        </w:rPr>
        <w:t xml:space="preserve">All data and code related to this brief are available at the author’s Github repository </w:t>
      </w:r>
      <w:hyperlink r:id="rId25">
        <w:r>
          <w:rPr>
            <w:rStyle w:val="Hyperlink"/>
            <w:rFonts w:ascii="Times New Roman" w:hAnsi="Times New Roman"/>
          </w:rPr>
          <w:t>github.com/corey_sparks/unemployment</w:t>
        </w:r>
      </w:hyperlink>
      <w:r>
        <w:rPr>
          <w:rFonts w:ascii="Times New Roman" w:hAnsi="Times New Roman"/>
        </w:rPr>
        <w:t xml:space="preserve"> </w:t>
      </w:r>
    </w:p>
    <w:p w14:paraId="7187B57C" w14:textId="77777777" w:rsidR="00C20EAB" w:rsidRDefault="00C20EAB">
      <w:pPr>
        <w:spacing w:after="0"/>
        <w:rPr>
          <w:rFonts w:ascii="Times New Roman" w:hAnsi="Times New Roman"/>
        </w:rPr>
      </w:pPr>
    </w:p>
    <w:p w14:paraId="7E4A4503" w14:textId="77777777" w:rsidR="00C20EAB" w:rsidRDefault="00C20EAB">
      <w:pPr>
        <w:spacing w:after="0"/>
        <w:rPr>
          <w:rFonts w:ascii="Times New Roman" w:hAnsi="Times New Roman"/>
        </w:rPr>
      </w:pPr>
    </w:p>
    <w:sectPr w:rsidR="00C20EAB">
      <w:headerReference w:type="default" r:id="rId26"/>
      <w:footerReference w:type="default" r:id="rId27"/>
      <w:headerReference w:type="first" r:id="rId28"/>
      <w:footerReference w:type="first" r:id="rId29"/>
      <w:pgSz w:w="12240" w:h="15840"/>
      <w:pgMar w:top="1440" w:right="1440" w:bottom="1440" w:left="1440" w:header="720" w:footer="720" w:gutter="0"/>
      <w:cols w:space="720"/>
      <w:formProt w:val="0"/>
      <w:titlePg/>
      <w:docGrid w:linePitch="600" w:charSpace="3686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Jess Carson" w:date="2020-08-03T14:53:00Z" w:initials="JC">
    <w:p w14:paraId="04EFD992" w14:textId="77777777" w:rsidR="002D371F" w:rsidRDefault="002D371F">
      <w:pPr>
        <w:pStyle w:val="CommentText"/>
      </w:pPr>
      <w:r>
        <w:rPr>
          <w:rStyle w:val="CommentReference"/>
        </w:rPr>
        <w:annotationRef/>
      </w:r>
      <w:r>
        <w:rPr>
          <w:rStyle w:val="CommentReference"/>
        </w:rPr>
        <w:t>I moved this, assuming this</w:t>
      </w:r>
      <w:r>
        <w:t xml:space="preserve"> is about general job loss, not specific to Black and Latino workers, and should appear before the race-ethnicity-specific material.</w:t>
      </w:r>
    </w:p>
  </w:comment>
  <w:comment w:id="12" w:author="Jess Carson" w:date="2020-08-03T14:56:00Z" w:initials="JC">
    <w:p w14:paraId="007A732F" w14:textId="77777777" w:rsidR="009A7411" w:rsidRDefault="009A7411">
      <w:pPr>
        <w:pStyle w:val="CommentText"/>
      </w:pPr>
      <w:r>
        <w:rPr>
          <w:rStyle w:val="CommentReference"/>
        </w:rPr>
        <w:annotationRef/>
      </w:r>
      <w:r>
        <w:t>Have already lost</w:t>
      </w:r>
    </w:p>
  </w:comment>
  <w:comment w:id="14" w:author="Jess Carson" w:date="2020-08-03T14:59:00Z" w:initials="JC">
    <w:p w14:paraId="74A18DF0" w14:textId="77777777" w:rsidR="009A7411" w:rsidRDefault="009A7411">
      <w:pPr>
        <w:pStyle w:val="CommentText"/>
      </w:pPr>
      <w:r>
        <w:rPr>
          <w:rStyle w:val="CommentReference"/>
        </w:rPr>
        <w:annotationRef/>
      </w:r>
      <w:r>
        <w:t>Assuming Black and White are non-Hispanic and Latino may be any race?</w:t>
      </w:r>
    </w:p>
  </w:comment>
  <w:comment w:id="28" w:author="Jess Carson" w:date="2020-08-03T15:01:00Z" w:initials="JC">
    <w:p w14:paraId="74CF3569" w14:textId="77777777" w:rsidR="009529E9" w:rsidRDefault="009529E9">
      <w:pPr>
        <w:pStyle w:val="CommentText"/>
      </w:pPr>
      <w:r>
        <w:rPr>
          <w:rStyle w:val="CommentReference"/>
        </w:rPr>
        <w:annotationRef/>
      </w:r>
      <w:r>
        <w:t>This says Dec – June, embedded title says Feb – May, and axis labels say Feb – June. Resolve throughout figures?</w:t>
      </w:r>
    </w:p>
  </w:comment>
  <w:comment w:id="29" w:author="Jess Carson" w:date="2020-08-03T15:03:00Z" w:initials="JC">
    <w:p w14:paraId="4C40E0E0" w14:textId="77777777" w:rsidR="009529E9" w:rsidRDefault="009529E9">
      <w:pPr>
        <w:pStyle w:val="CommentText"/>
      </w:pPr>
      <w:r>
        <w:rPr>
          <w:rStyle w:val="CommentReference"/>
        </w:rPr>
        <w:annotationRef/>
      </w:r>
      <w:r>
        <w:t>This paragraph should also mention gender differences to reflect the figure? Or eliminate cuts by gender here and save for the dedicated section below.</w:t>
      </w:r>
    </w:p>
  </w:comment>
  <w:comment w:id="38" w:author="Jess Carson" w:date="2020-08-03T15:06:00Z" w:initials="JC">
    <w:p w14:paraId="6FFFC238" w14:textId="77777777" w:rsidR="00882528" w:rsidRDefault="00882528">
      <w:pPr>
        <w:pStyle w:val="CommentText"/>
      </w:pPr>
      <w:r>
        <w:rPr>
          <w:rStyle w:val="CommentReference"/>
        </w:rPr>
        <w:annotationRef/>
      </w:r>
      <w:r>
        <w:t xml:space="preserve">I really like this metric! </w:t>
      </w:r>
    </w:p>
    <w:p w14:paraId="41CADE2C" w14:textId="77777777" w:rsidR="00882528" w:rsidRDefault="00882528">
      <w:pPr>
        <w:pStyle w:val="CommentText"/>
      </w:pPr>
    </w:p>
    <w:p w14:paraId="1EBA1354" w14:textId="77777777" w:rsidR="00882528" w:rsidRDefault="00882528">
      <w:pPr>
        <w:pStyle w:val="CommentText"/>
      </w:pPr>
      <w:r>
        <w:t>(I would however suggest starting the axis at 0 on this and the next figure, for transparency).</w:t>
      </w:r>
    </w:p>
  </w:comment>
  <w:comment w:id="40" w:author="Jess Carson" w:date="2020-08-03T15:09:00Z" w:initials="JC">
    <w:p w14:paraId="63845315" w14:textId="77777777" w:rsidR="00882528" w:rsidRDefault="00882528">
      <w:pPr>
        <w:pStyle w:val="CommentText"/>
      </w:pPr>
      <w:r>
        <w:rPr>
          <w:rStyle w:val="CommentReference"/>
        </w:rPr>
        <w:annotationRef/>
      </w:r>
      <w:r>
        <w:t>This wording is confusing. Does this mean comparing white men to white women? Or within gender across race-ethnicity?</w:t>
      </w:r>
    </w:p>
  </w:comment>
  <w:comment w:id="48" w:author="Jess Carson" w:date="2020-08-03T15:11:00Z" w:initials="JC">
    <w:p w14:paraId="6674371A" w14:textId="77777777" w:rsidR="008B6670" w:rsidRDefault="008B6670">
      <w:pPr>
        <w:pStyle w:val="CommentText"/>
      </w:pPr>
      <w:r>
        <w:rPr>
          <w:rStyle w:val="CommentReference"/>
        </w:rPr>
        <w:annotationRef/>
      </w:r>
      <w:r>
        <w:t>True of their children too?</w:t>
      </w:r>
    </w:p>
  </w:comment>
  <w:comment w:id="49" w:author="Jess Carson" w:date="2020-08-03T15:11:00Z" w:initials="JC">
    <w:p w14:paraId="1372BE8F" w14:textId="77777777" w:rsidR="008B6670" w:rsidRDefault="008B6670">
      <w:pPr>
        <w:pStyle w:val="CommentText"/>
      </w:pPr>
      <w:r>
        <w:rPr>
          <w:rStyle w:val="CommentReference"/>
        </w:rPr>
        <w:annotationRef/>
      </w:r>
      <w:r>
        <w:t>Not all, right? Don’t states have until 12/30 to spend remaining funds down? May be other instances too.</w:t>
      </w:r>
    </w:p>
  </w:comment>
  <w:comment w:id="57" w:author="Jess Carson" w:date="2020-08-03T15:12:00Z" w:initials="JC">
    <w:p w14:paraId="34052CD2" w14:textId="77777777" w:rsidR="008B6670" w:rsidRDefault="008B6670">
      <w:pPr>
        <w:pStyle w:val="CommentText"/>
      </w:pPr>
      <w:r>
        <w:rPr>
          <w:rStyle w:val="CommentReference"/>
        </w:rPr>
        <w:annotationRef/>
      </w:r>
      <w:r>
        <w:t>Correlates with distribution of populations of color? (Esp. Latino?)</w:t>
      </w:r>
    </w:p>
  </w:comment>
  <w:comment w:id="58" w:author="Jess Carson" w:date="2020-08-03T15:13:00Z" w:initials="JC">
    <w:p w14:paraId="459548F5" w14:textId="77777777" w:rsidR="008B6670" w:rsidRDefault="008B6670">
      <w:pPr>
        <w:pStyle w:val="CommentText"/>
      </w:pPr>
      <w:r>
        <w:rPr>
          <w:rStyle w:val="CommentReference"/>
        </w:rPr>
        <w:annotationRef/>
      </w:r>
      <w:r>
        <w:t>Any suggestiosn for what that should look like?</w:t>
      </w:r>
      <w:bookmarkStart w:id="59" w:name="_GoBack"/>
      <w:bookmarkEnd w:id="5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EFD992" w15:done="0"/>
  <w15:commentEx w15:paraId="007A732F" w15:done="0"/>
  <w15:commentEx w15:paraId="74A18DF0" w15:done="0"/>
  <w15:commentEx w15:paraId="74CF3569" w15:done="0"/>
  <w15:commentEx w15:paraId="4C40E0E0" w15:done="0"/>
  <w15:commentEx w15:paraId="1EBA1354" w15:done="0"/>
  <w15:commentEx w15:paraId="63845315" w15:done="0"/>
  <w15:commentEx w15:paraId="6674371A" w15:done="0"/>
  <w15:commentEx w15:paraId="1372BE8F" w15:done="0"/>
  <w15:commentEx w15:paraId="34052CD2" w15:done="0"/>
  <w15:commentEx w15:paraId="459548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EFD992" w16cid:durableId="22D2A382"/>
  <w16cid:commentId w16cid:paraId="007A732F" w16cid:durableId="22D2A418"/>
  <w16cid:commentId w16cid:paraId="74A18DF0" w16cid:durableId="22D2A4EE"/>
  <w16cid:commentId w16cid:paraId="74CF3569" w16cid:durableId="22D2A555"/>
  <w16cid:commentId w16cid:paraId="4C40E0E0" w16cid:durableId="22D2A5D5"/>
  <w16cid:commentId w16cid:paraId="1EBA1354" w16cid:durableId="22D2A67E"/>
  <w16cid:commentId w16cid:paraId="63845315" w16cid:durableId="22D2A71E"/>
  <w16cid:commentId w16cid:paraId="6674371A" w16cid:durableId="22D2A788"/>
  <w16cid:commentId w16cid:paraId="1372BE8F" w16cid:durableId="22D2A794"/>
  <w16cid:commentId w16cid:paraId="34052CD2" w16cid:durableId="22D2A7EC"/>
  <w16cid:commentId w16cid:paraId="459548F5" w16cid:durableId="22D2A7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4FD39" w14:textId="77777777" w:rsidR="00F26307" w:rsidRDefault="00F26307">
      <w:pPr>
        <w:spacing w:after="0" w:line="240" w:lineRule="auto"/>
      </w:pPr>
      <w:r>
        <w:separator/>
      </w:r>
    </w:p>
  </w:endnote>
  <w:endnote w:type="continuationSeparator" w:id="0">
    <w:p w14:paraId="3C6EFD75" w14:textId="77777777" w:rsidR="00F26307" w:rsidRDefault="00F26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CECE8" w14:textId="77777777" w:rsidR="00C20EAB" w:rsidRDefault="00C20E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BCB25" w14:textId="77777777" w:rsidR="00C20EAB" w:rsidRDefault="00C20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BCDA6" w14:textId="77777777" w:rsidR="00F26307" w:rsidRDefault="00F26307">
      <w:pPr>
        <w:spacing w:after="0" w:line="240" w:lineRule="auto"/>
      </w:pPr>
      <w:r>
        <w:separator/>
      </w:r>
    </w:p>
  </w:footnote>
  <w:footnote w:type="continuationSeparator" w:id="0">
    <w:p w14:paraId="71E69235" w14:textId="77777777" w:rsidR="00F26307" w:rsidRDefault="00F26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115D6" w14:textId="77777777" w:rsidR="00C20EAB" w:rsidRDefault="00F26307">
    <w:pPr>
      <w:pStyle w:val="Header"/>
      <w:jc w:val="right"/>
    </w:pPr>
    <w:r>
      <w:fldChar w:fldCharType="begin"/>
    </w:r>
    <w:r>
      <w:instrText>PAGE</w:instrText>
    </w:r>
    <w:r>
      <w:fldChar w:fldCharType="separate"/>
    </w:r>
    <w:r>
      <w:t>6</w:t>
    </w:r>
    <w:r>
      <w:fldChar w:fldCharType="end"/>
    </w:r>
  </w:p>
  <w:p w14:paraId="427FA682" w14:textId="77777777" w:rsidR="00C20EAB" w:rsidRDefault="00C20E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56D39" w14:textId="77777777" w:rsidR="00C20EAB" w:rsidRDefault="00C20EAB">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 Carson">
    <w15:presenceInfo w15:providerId="Windows Live" w15:userId="b9733a8efc705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EAB"/>
    <w:rsid w:val="002D371F"/>
    <w:rsid w:val="00882528"/>
    <w:rsid w:val="008B6670"/>
    <w:rsid w:val="009529E9"/>
    <w:rsid w:val="009A7411"/>
    <w:rsid w:val="00C20EAB"/>
    <w:rsid w:val="00F26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3BBAB"/>
  <w15:docId w15:val="{EE9A5B42-920F-4E7A-872C-D5EB82A1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n-US" w:eastAsia="en-US" w:bidi="ar-SA"/>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Segoe UI" w:eastAsia="Segoe UI" w:hAnsi="Segoe UI" w:cs="Segoe UI"/>
      <w:sz w:val="18"/>
      <w:szCs w:val="18"/>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paragraph" w:customStyle="1" w:styleId="LO-Normal">
    <w:name w:val="LO-Normal"/>
    <w:link w:val="LO-NormalChar"/>
    <w:qFormat/>
    <w:pPr>
      <w:widowControl w:val="0"/>
      <w:suppressAutoHyphens/>
    </w:p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sz w:val="24"/>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Segoe UI" w:eastAsia="Segoe UI" w:hAnsi="Segoe UI" w:cs="Segoe UI"/>
      <w:sz w:val="18"/>
      <w:szCs w:val="18"/>
    </w:rPr>
  </w:style>
  <w:style w:type="paragraph" w:customStyle="1" w:styleId="TableContents">
    <w:name w:val="Table Contents"/>
    <w:basedOn w:val="Normal"/>
    <w:qFormat/>
    <w:pPr>
      <w:suppressLineNumbers/>
    </w:pPr>
  </w:style>
  <w:style w:type="paragraph" w:styleId="CommentText">
    <w:name w:val="annotation text"/>
    <w:basedOn w:val="LO-Normal"/>
    <w:link w:val="CommentTextChar1"/>
    <w:qFormat/>
    <w:rPr>
      <w:sz w:val="20"/>
      <w:szCs w:val="20"/>
    </w:rPr>
  </w:style>
  <w:style w:type="numbering" w:customStyle="1" w:styleId="NoList1">
    <w:name w:val="No List_1"/>
    <w:qFormat/>
  </w:style>
  <w:style w:type="paragraph" w:styleId="CommentSubject">
    <w:name w:val="annotation subject"/>
    <w:basedOn w:val="CommentText"/>
    <w:next w:val="CommentText"/>
    <w:link w:val="CommentSubjectChar"/>
    <w:uiPriority w:val="99"/>
    <w:semiHidden/>
    <w:unhideWhenUsed/>
    <w:rsid w:val="002D371F"/>
    <w:pPr>
      <w:widowControl/>
      <w:spacing w:after="160"/>
    </w:pPr>
    <w:rPr>
      <w:b/>
      <w:bCs/>
    </w:rPr>
  </w:style>
  <w:style w:type="character" w:customStyle="1" w:styleId="LO-NormalChar">
    <w:name w:val="LO-Normal Char"/>
    <w:basedOn w:val="DefaultParagraphFont"/>
    <w:link w:val="LO-Normal"/>
    <w:rsid w:val="002D371F"/>
  </w:style>
  <w:style w:type="character" w:customStyle="1" w:styleId="CommentTextChar1">
    <w:name w:val="Comment Text Char1"/>
    <w:basedOn w:val="LO-NormalChar"/>
    <w:link w:val="CommentText"/>
    <w:rsid w:val="002D371F"/>
    <w:rPr>
      <w:sz w:val="20"/>
      <w:szCs w:val="20"/>
    </w:rPr>
  </w:style>
  <w:style w:type="character" w:customStyle="1" w:styleId="CommentSubjectChar">
    <w:name w:val="Comment Subject Char"/>
    <w:basedOn w:val="CommentTextChar1"/>
    <w:link w:val="CommentSubject"/>
    <w:uiPriority w:val="99"/>
    <w:semiHidden/>
    <w:rsid w:val="002D3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brookings.edu/blog/up-front/2020/06/16/race-gaps-in-covid-19-deaths-are-even-bigger-than-they-appear/"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latimes.com/world-nation/story/2020-04-20/u-s-citizens-coronavirus-stimulus-checks-spouses-immigrants"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nytimes.com/interactive/2020/07/05/us/coronavirus-latinos-african-americans-cdc-data.html" TargetMode="External"/><Relationship Id="rId25" Type="http://schemas.openxmlformats.org/officeDocument/2006/relationships/hyperlink" Target="https://github.com/coreysparks/unemploymen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npr.org/2020/04/22/840276956/minorities-often-work-these-jobs-they-were-among-first-to-go-in-coronavirus-layo"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hicago.suntimes.com/coronavirus/2020/4/9/21212043/coronavirus-covid-19-racial-disparity-black-latino-workers-work-from-hom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rapidgrowthmedia.com/features/migrant_farmworkers_COVID19.aspx"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www.bls.gov/web/empsit/cpseea01.pdf" TargetMode="External"/><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www.latimes.com/world-nation/story/2020-04-20/u-s-citizens-coronavirus-stimulus-checks-spouses-immigrants" TargetMode="External"/><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C91C3-D186-4B03-83FC-DEAB17986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2864</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Saenz</dc:creator>
  <dc:description/>
  <cp:lastModifiedBy>Jess Carson</cp:lastModifiedBy>
  <cp:revision>2</cp:revision>
  <cp:lastPrinted>2020-08-02T05:11:00Z</cp:lastPrinted>
  <dcterms:created xsi:type="dcterms:W3CDTF">2020-08-03T19:13:00Z</dcterms:created>
  <dcterms:modified xsi:type="dcterms:W3CDTF">2020-08-03T19:13:00Z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